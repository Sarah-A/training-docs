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E0E18" w14:textId="6C09369E" w:rsidR="003E3051" w:rsidRDefault="003E3051" w:rsidP="00D1616A">
      <w:pPr>
        <w:pStyle w:val="Heading1"/>
        <w:rPr>
          <w:lang w:val="en-AU"/>
        </w:rPr>
      </w:pPr>
      <w:r w:rsidRPr="00D1616A">
        <w:t>General</w:t>
      </w:r>
    </w:p>
    <w:p w14:paraId="4B49C2D7" w14:textId="6EE85163" w:rsidR="004A5710" w:rsidRDefault="004A5710" w:rsidP="00A93F4B">
      <w:pPr>
        <w:pStyle w:val="Body"/>
        <w:numPr>
          <w:ilvl w:val="0"/>
          <w:numId w:val="4"/>
        </w:numPr>
        <w:rPr>
          <w:lang w:val="en-AU"/>
        </w:rPr>
      </w:pPr>
      <w:r>
        <w:rPr>
          <w:lang w:val="en-AU"/>
        </w:rPr>
        <w:t>Object oriented</w:t>
      </w:r>
    </w:p>
    <w:p w14:paraId="61873142" w14:textId="70BFFE24" w:rsidR="004A5710" w:rsidRDefault="004A5710" w:rsidP="00A93F4B">
      <w:pPr>
        <w:pStyle w:val="Body"/>
        <w:numPr>
          <w:ilvl w:val="0"/>
          <w:numId w:val="4"/>
        </w:numPr>
        <w:rPr>
          <w:lang w:val="en-AU"/>
        </w:rPr>
      </w:pPr>
      <w:r>
        <w:rPr>
          <w:lang w:val="en-AU"/>
        </w:rPr>
        <w:t>Platform independent – run on JVM</w:t>
      </w:r>
    </w:p>
    <w:p w14:paraId="7A4FB68A" w14:textId="3DEA4752" w:rsidR="00292597" w:rsidRPr="00292597" w:rsidRDefault="00292597" w:rsidP="00A93F4B">
      <w:pPr>
        <w:pStyle w:val="Body"/>
        <w:numPr>
          <w:ilvl w:val="0"/>
          <w:numId w:val="4"/>
        </w:numPr>
        <w:rPr>
          <w:lang w:val="en-AU"/>
        </w:rPr>
      </w:pPr>
      <w:r w:rsidRPr="00292597">
        <w:rPr>
          <w:b/>
          <w:bCs/>
          <w:lang w:val="en-AU"/>
        </w:rPr>
        <w:t>Beans</w:t>
      </w:r>
      <w:r>
        <w:rPr>
          <w:lang w:val="en-AU"/>
        </w:rPr>
        <w:t xml:space="preserve"> - A way to define an object in the .xml file instead of new-ing it in the code.</w:t>
      </w:r>
    </w:p>
    <w:p w14:paraId="108594F4" w14:textId="1122ACE6" w:rsidR="004A5710" w:rsidRPr="00097DB3" w:rsidRDefault="004A5710" w:rsidP="00A93F4B">
      <w:pPr>
        <w:pStyle w:val="Body"/>
        <w:numPr>
          <w:ilvl w:val="0"/>
          <w:numId w:val="4"/>
        </w:numPr>
        <w:rPr>
          <w:lang w:val="en-AU"/>
        </w:rPr>
      </w:pPr>
      <w:r>
        <w:rPr>
          <w:b/>
          <w:bCs/>
        </w:rPr>
        <w:t>Interpreted</w:t>
      </w:r>
      <w:r>
        <w:t xml:space="preserve"> − Java byte code is translated on the fly to native machine instructions and is not stored anywhere. The development process is more rapid and analytical since the linking is an incremental and light-weight process.</w:t>
      </w:r>
    </w:p>
    <w:p w14:paraId="40D1D184" w14:textId="3442F80B" w:rsidR="00097DB3" w:rsidRDefault="00097DB3" w:rsidP="00097DB3">
      <w:pPr>
        <w:pStyle w:val="Body"/>
        <w:numPr>
          <w:ilvl w:val="0"/>
          <w:numId w:val="4"/>
        </w:numPr>
        <w:jc w:val="both"/>
        <w:rPr>
          <w:lang w:val="en-AU"/>
        </w:rPr>
      </w:pPr>
      <w:r>
        <w:rPr>
          <w:b/>
          <w:bCs/>
          <w:lang w:val="en-AU"/>
        </w:rPr>
        <w:t xml:space="preserve">JDK </w:t>
      </w:r>
      <w:r>
        <w:rPr>
          <w:lang w:val="en-AU"/>
        </w:rPr>
        <w:t>– Java Development Kit – the libraries required to develop a Java app</w:t>
      </w:r>
    </w:p>
    <w:p w14:paraId="08328EEC" w14:textId="24438A14" w:rsidR="00097DB3" w:rsidRDefault="00097DB3" w:rsidP="00097DB3">
      <w:pPr>
        <w:pStyle w:val="Body"/>
        <w:numPr>
          <w:ilvl w:val="0"/>
          <w:numId w:val="4"/>
        </w:numPr>
        <w:jc w:val="both"/>
        <w:rPr>
          <w:lang w:val="en-AU"/>
        </w:rPr>
      </w:pPr>
      <w:r>
        <w:rPr>
          <w:b/>
          <w:bCs/>
          <w:lang w:val="en-AU"/>
        </w:rPr>
        <w:t xml:space="preserve">JRE </w:t>
      </w:r>
      <w:r>
        <w:rPr>
          <w:lang w:val="en-AU"/>
        </w:rPr>
        <w:t>– Java Runtime Environment – the Java environment that run the compiled program’s bytecode</w:t>
      </w:r>
    </w:p>
    <w:p w14:paraId="4E14D591" w14:textId="6C164EE8" w:rsidR="00E42632" w:rsidRDefault="00E42632" w:rsidP="00097DB3">
      <w:pPr>
        <w:pStyle w:val="Body"/>
        <w:numPr>
          <w:ilvl w:val="0"/>
          <w:numId w:val="4"/>
        </w:numPr>
        <w:jc w:val="both"/>
        <w:rPr>
          <w:lang w:val="en-AU"/>
        </w:rPr>
      </w:pPr>
      <w:r>
        <w:rPr>
          <w:b/>
          <w:bCs/>
          <w:lang w:val="en-AU"/>
        </w:rPr>
        <w:t xml:space="preserve">JEE </w:t>
      </w:r>
      <w:r>
        <w:rPr>
          <w:lang w:val="en-AU"/>
        </w:rPr>
        <w:t>– Java Enterprise Edition – Extend the Standard Java Edition (JE) to include support for distributed systems and web services.</w:t>
      </w:r>
    </w:p>
    <w:p w14:paraId="5E7D0C4F" w14:textId="4873C998" w:rsidR="005568C5" w:rsidRPr="004A5710" w:rsidRDefault="005568C5" w:rsidP="00097DB3">
      <w:pPr>
        <w:pStyle w:val="Body"/>
        <w:numPr>
          <w:ilvl w:val="0"/>
          <w:numId w:val="4"/>
        </w:numPr>
        <w:jc w:val="both"/>
        <w:rPr>
          <w:lang w:val="en-AU"/>
        </w:rPr>
      </w:pPr>
      <w:r>
        <w:rPr>
          <w:b/>
          <w:bCs/>
          <w:lang w:val="en-AU"/>
        </w:rPr>
        <w:t xml:space="preserve">JVM </w:t>
      </w:r>
      <w:r>
        <w:rPr>
          <w:lang w:val="en-AU"/>
        </w:rPr>
        <w:t>– Java Virtual Machine – part of the JRE.</w:t>
      </w:r>
    </w:p>
    <w:p w14:paraId="554D07F2" w14:textId="1A30B380" w:rsidR="00FE3B9C" w:rsidRDefault="00FE3B9C" w:rsidP="007A672F">
      <w:pPr>
        <w:pStyle w:val="Heading2"/>
        <w:rPr>
          <w:lang w:val="en-AU"/>
        </w:rPr>
      </w:pPr>
      <w:r>
        <w:rPr>
          <w:lang w:val="en-AU"/>
        </w:rPr>
        <w:t>The Java Platform</w:t>
      </w:r>
    </w:p>
    <w:p w14:paraId="5962E9A6" w14:textId="2FA9A1EF" w:rsidR="00FE3B9C" w:rsidRDefault="00FE3B9C" w:rsidP="00FE3B9C">
      <w:pPr>
        <w:pStyle w:val="Body"/>
        <w:numPr>
          <w:ilvl w:val="0"/>
          <w:numId w:val="4"/>
        </w:numPr>
        <w:rPr>
          <w:lang w:val="en-AU"/>
        </w:rPr>
      </w:pPr>
      <w:r>
        <w:rPr>
          <w:lang w:val="en-AU"/>
        </w:rPr>
        <w:t>Programming language</w:t>
      </w:r>
    </w:p>
    <w:p w14:paraId="19B62651" w14:textId="4B1F06FB" w:rsidR="00FE3B9C" w:rsidRDefault="00FE3B9C" w:rsidP="00FE3B9C">
      <w:pPr>
        <w:pStyle w:val="Body"/>
        <w:numPr>
          <w:ilvl w:val="0"/>
          <w:numId w:val="4"/>
        </w:numPr>
        <w:rPr>
          <w:lang w:val="en-AU"/>
        </w:rPr>
      </w:pPr>
      <w:r>
        <w:rPr>
          <w:lang w:val="en-AU"/>
        </w:rPr>
        <w:t>Runtime Environment (JRE)</w:t>
      </w:r>
    </w:p>
    <w:p w14:paraId="785151AC" w14:textId="0821FB60" w:rsidR="00FE3B9C" w:rsidRDefault="00FE3B9C" w:rsidP="00FE3B9C">
      <w:pPr>
        <w:pStyle w:val="Body"/>
        <w:numPr>
          <w:ilvl w:val="0"/>
          <w:numId w:val="4"/>
        </w:numPr>
        <w:rPr>
          <w:lang w:val="en-AU"/>
        </w:rPr>
      </w:pPr>
      <w:r>
        <w:rPr>
          <w:lang w:val="en-AU"/>
        </w:rPr>
        <w:t>Standard Library (JDK)</w:t>
      </w:r>
    </w:p>
    <w:p w14:paraId="08665995" w14:textId="77777777" w:rsidR="00FE3B9C" w:rsidRDefault="00FE3B9C" w:rsidP="00FE3B9C">
      <w:pPr>
        <w:pStyle w:val="Body"/>
        <w:numPr>
          <w:ilvl w:val="0"/>
          <w:numId w:val="4"/>
        </w:numPr>
        <w:rPr>
          <w:lang w:val="en-AU"/>
        </w:rPr>
      </w:pPr>
      <w:r>
        <w:rPr>
          <w:lang w:val="en-AU"/>
        </w:rPr>
        <w:t>Compilation:</w:t>
      </w:r>
    </w:p>
    <w:p w14:paraId="1AB5401C" w14:textId="59875E67" w:rsidR="00FE3B9C" w:rsidRDefault="00FE3B9C" w:rsidP="00FE3B9C">
      <w:pPr>
        <w:pStyle w:val="Body"/>
        <w:ind w:left="1891"/>
        <w:rPr>
          <w:lang w:val="en-AU"/>
        </w:rPr>
      </w:pPr>
      <w:r>
        <w:rPr>
          <w:lang w:val="en-AU"/>
        </w:rPr>
        <w:t xml:space="preserve">The java source code -&gt; compiled to application byte code. </w:t>
      </w:r>
    </w:p>
    <w:p w14:paraId="393D74E1" w14:textId="2BF95FEE" w:rsidR="00FE3B9C" w:rsidRDefault="00FE3B9C" w:rsidP="00FE3B9C">
      <w:pPr>
        <w:pStyle w:val="Body"/>
        <w:numPr>
          <w:ilvl w:val="0"/>
          <w:numId w:val="4"/>
        </w:numPr>
        <w:rPr>
          <w:lang w:val="en-AU"/>
        </w:rPr>
      </w:pPr>
      <w:r>
        <w:rPr>
          <w:lang w:val="en-AU"/>
        </w:rPr>
        <w:t>Runtime:</w:t>
      </w:r>
    </w:p>
    <w:p w14:paraId="18E1E596" w14:textId="76E7AB7A" w:rsidR="00FE3B9C" w:rsidRPr="00FE3B9C" w:rsidRDefault="00FE3B9C" w:rsidP="00FE3B9C">
      <w:pPr>
        <w:pStyle w:val="Body"/>
        <w:ind w:left="1891"/>
        <w:rPr>
          <w:lang w:val="en-AU"/>
        </w:rPr>
      </w:pPr>
      <w:r>
        <w:rPr>
          <w:lang w:val="en-AU"/>
        </w:rPr>
        <w:t>The compiled byte code, uses additional third-party compiled libraries and the JRE (runtime libraries and JVM) to run.</w:t>
      </w:r>
    </w:p>
    <w:p w14:paraId="34FC0A28" w14:textId="77777777" w:rsidR="00D1616A" w:rsidRDefault="00D1616A" w:rsidP="00D1616A">
      <w:pPr>
        <w:pStyle w:val="Heading1"/>
      </w:pPr>
      <w:r w:rsidRPr="00D1616A">
        <w:lastRenderedPageBreak/>
        <w:t>Installation</w:t>
      </w:r>
    </w:p>
    <w:p w14:paraId="441E7DAB" w14:textId="77777777" w:rsidR="00D1616A" w:rsidRDefault="00D1616A" w:rsidP="00D1616A">
      <w:pPr>
        <w:pStyle w:val="Body"/>
        <w:widowControl/>
        <w:numPr>
          <w:ilvl w:val="0"/>
          <w:numId w:val="4"/>
        </w:numPr>
        <w:spacing w:after="0"/>
      </w:pPr>
      <w:r>
        <w:t>Just unzip the distribution and configure your application, IDE, or OS to know where it is. All an installer does is unzip and write the optional system configuration to the OS for you</w:t>
      </w:r>
    </w:p>
    <w:p w14:paraId="60C7DA7E" w14:textId="77777777" w:rsidR="00D1616A" w:rsidRDefault="00D1616A" w:rsidP="00D1616A">
      <w:pPr>
        <w:pStyle w:val="Heading1"/>
      </w:pPr>
      <w:r w:rsidRPr="00D1616A">
        <w:lastRenderedPageBreak/>
        <w:t>Resources</w:t>
      </w:r>
    </w:p>
    <w:p w14:paraId="6E15F7A6" w14:textId="77777777" w:rsidR="00D1616A" w:rsidRPr="00F42A67" w:rsidRDefault="00D1616A" w:rsidP="00D1616A">
      <w:pPr>
        <w:pStyle w:val="Body"/>
        <w:widowControl/>
        <w:numPr>
          <w:ilvl w:val="0"/>
          <w:numId w:val="4"/>
        </w:numPr>
        <w:spacing w:after="0"/>
      </w:pPr>
      <w:r>
        <w:t xml:space="preserve">A free Java tutorial from educative: </w:t>
      </w:r>
      <w:hyperlink r:id="rId6" w:history="1">
        <w:r w:rsidRPr="009B591A">
          <w:rPr>
            <w:rStyle w:val="Hyperlink"/>
          </w:rPr>
          <w:t>https://www.educative.io/courses/learn-java-from-scratch</w:t>
        </w:r>
      </w:hyperlink>
      <w:r>
        <w:t xml:space="preserve"> </w:t>
      </w:r>
    </w:p>
    <w:p w14:paraId="5BCAA060" w14:textId="77777777" w:rsidR="00D1616A" w:rsidRDefault="00D1616A" w:rsidP="00D1616A">
      <w:pPr>
        <w:pStyle w:val="Heading1"/>
      </w:pPr>
      <w:r w:rsidRPr="00D1616A">
        <w:lastRenderedPageBreak/>
        <w:t>Language</w:t>
      </w:r>
    </w:p>
    <w:p w14:paraId="0777737F" w14:textId="77777777" w:rsidR="00D1616A" w:rsidRPr="00FE79E9" w:rsidRDefault="00D1616A" w:rsidP="00D1616A">
      <w:pPr>
        <w:pStyle w:val="Body"/>
        <w:widowControl/>
        <w:numPr>
          <w:ilvl w:val="0"/>
          <w:numId w:val="4"/>
        </w:numPr>
        <w:spacing w:after="0"/>
      </w:pPr>
      <w:r>
        <w:t xml:space="preserve">Effective Java Code Reference: </w:t>
      </w:r>
      <w:hyperlink r:id="rId7" w:history="1">
        <w:r w:rsidRPr="00737891">
          <w:rPr>
            <w:rStyle w:val="Hyperlink"/>
          </w:rPr>
          <w:t>https://github.com/jbloch/effective-java-3e-source-code</w:t>
        </w:r>
      </w:hyperlink>
      <w:r>
        <w:t xml:space="preserve"> </w:t>
      </w:r>
    </w:p>
    <w:p w14:paraId="17FC2E1C" w14:textId="07DB8DF2" w:rsidR="007A672F" w:rsidRDefault="007A672F" w:rsidP="007A672F">
      <w:pPr>
        <w:pStyle w:val="Heading2"/>
        <w:rPr>
          <w:lang w:val="en-AU"/>
        </w:rPr>
      </w:pPr>
      <w:r>
        <w:rPr>
          <w:lang w:val="en-AU"/>
        </w:rPr>
        <w:t>Pointers</w:t>
      </w:r>
    </w:p>
    <w:p w14:paraId="5F6BAA3A" w14:textId="77777777" w:rsidR="007A672F" w:rsidRPr="007A672F" w:rsidRDefault="007A672F" w:rsidP="00A93F4B">
      <w:pPr>
        <w:pStyle w:val="Body"/>
        <w:numPr>
          <w:ilvl w:val="0"/>
          <w:numId w:val="3"/>
        </w:numPr>
        <w:rPr>
          <w:szCs w:val="24"/>
          <w:lang w:val="en-AU"/>
        </w:rPr>
      </w:pPr>
      <w:r>
        <w:t>The declaration "Student x;" declares a pointer "x" to a Student object, but does not allocate the object yet.</w:t>
      </w:r>
    </w:p>
    <w:p w14:paraId="3F55D6CA" w14:textId="74C734A9" w:rsidR="007A672F" w:rsidRPr="007A672F" w:rsidRDefault="007A672F" w:rsidP="00A93F4B">
      <w:pPr>
        <w:pStyle w:val="Body"/>
        <w:numPr>
          <w:ilvl w:val="0"/>
          <w:numId w:val="3"/>
        </w:numPr>
        <w:rPr>
          <w:szCs w:val="24"/>
          <w:lang w:val="en-AU"/>
        </w:rPr>
      </w:pPr>
      <w:r>
        <w:t>Objects and arrays are allocated in the heap and accessed through pointers.</w:t>
      </w:r>
    </w:p>
    <w:p w14:paraId="193C37F9" w14:textId="3AAF3A75" w:rsidR="007A672F" w:rsidRPr="007A672F" w:rsidRDefault="007A672F" w:rsidP="00A93F4B">
      <w:pPr>
        <w:pStyle w:val="Body"/>
        <w:numPr>
          <w:ilvl w:val="0"/>
          <w:numId w:val="3"/>
        </w:numPr>
        <w:rPr>
          <w:szCs w:val="24"/>
          <w:lang w:val="en-AU"/>
        </w:rPr>
      </w:pPr>
      <w:r>
        <w:t>The only pointers that exist in java point to objects and arrays in the heap</w:t>
      </w:r>
      <w:r>
        <w:rPr>
          <w:lang w:val="en-AU"/>
        </w:rPr>
        <w:t>.</w:t>
      </w:r>
    </w:p>
    <w:p w14:paraId="7FED182E" w14:textId="77777777" w:rsidR="007A672F" w:rsidRPr="007A672F" w:rsidRDefault="007A672F" w:rsidP="00A93F4B">
      <w:pPr>
        <w:pStyle w:val="Body"/>
        <w:numPr>
          <w:ilvl w:val="0"/>
          <w:numId w:val="3"/>
        </w:numPr>
        <w:rPr>
          <w:szCs w:val="24"/>
          <w:lang w:val="en-AU"/>
        </w:rPr>
      </w:pPr>
      <w:r>
        <w:t>There is no "&amp;" operator to make a pointer to something in the stack and there is no pointer</w:t>
      </w:r>
      <w:r>
        <w:rPr>
          <w:lang w:val="en-AU"/>
        </w:rPr>
        <w:t xml:space="preserve"> </w:t>
      </w:r>
      <w:r>
        <w:t xml:space="preserve">arithmetic. </w:t>
      </w:r>
    </w:p>
    <w:p w14:paraId="78B3248A" w14:textId="77777777" w:rsidR="007A672F" w:rsidRPr="007A672F" w:rsidRDefault="007A672F" w:rsidP="00A93F4B">
      <w:pPr>
        <w:pStyle w:val="Body"/>
        <w:numPr>
          <w:ilvl w:val="0"/>
          <w:numId w:val="3"/>
        </w:numPr>
        <w:rPr>
          <w:szCs w:val="24"/>
          <w:lang w:val="en-AU"/>
        </w:rPr>
      </w:pPr>
      <w:r>
        <w:t>Objects and arrays are allocated with the "new" operator.</w:t>
      </w:r>
    </w:p>
    <w:p w14:paraId="4535FA65" w14:textId="61169437" w:rsidR="007A672F" w:rsidRDefault="007A672F" w:rsidP="00A93F4B">
      <w:pPr>
        <w:pStyle w:val="Body"/>
        <w:numPr>
          <w:ilvl w:val="0"/>
          <w:numId w:val="3"/>
        </w:numPr>
        <w:rPr>
          <w:szCs w:val="24"/>
          <w:lang w:val="en-AU"/>
        </w:rPr>
      </w:pPr>
      <w:r w:rsidRPr="007A672F">
        <w:rPr>
          <w:b/>
          <w:bCs/>
          <w:lang w:val="en-AU"/>
        </w:rPr>
        <w:t>Shallow Copying:</w:t>
      </w:r>
      <w:r>
        <w:rPr>
          <w:lang w:val="en-AU"/>
        </w:rPr>
        <w:t xml:space="preserve"> </w:t>
      </w:r>
      <w:r>
        <w:t>Using = on an object pointer just copies the pointer, so there are multiple pointers to the one object (aka "shallow" or "sharing").</w:t>
      </w:r>
    </w:p>
    <w:p w14:paraId="27B352C9" w14:textId="0B0BA66F" w:rsidR="007A672F" w:rsidRPr="00931833" w:rsidRDefault="007A672F" w:rsidP="00A93F4B">
      <w:pPr>
        <w:pStyle w:val="Body"/>
        <w:numPr>
          <w:ilvl w:val="0"/>
          <w:numId w:val="3"/>
        </w:numPr>
        <w:rPr>
          <w:lang w:val="en-AU"/>
        </w:rPr>
      </w:pPr>
      <w:r w:rsidRPr="007A672F">
        <w:rPr>
          <w:b/>
          <w:bCs/>
        </w:rPr>
        <w:t>Shallow Comparison:</w:t>
      </w:r>
      <w:r>
        <w:rPr>
          <w:sz w:val="30"/>
          <w:szCs w:val="30"/>
          <w:lang w:val="en-AU"/>
        </w:rPr>
        <w:t xml:space="preserve"> </w:t>
      </w:r>
      <w:r w:rsidRPr="007A672F">
        <w:t>U</w:t>
      </w:r>
      <w:r>
        <w:t>sing == on object pointers just compares the pointers (for some classes, the equals() method will do a "deep" comparison of two objects)</w:t>
      </w:r>
    </w:p>
    <w:p w14:paraId="58FC9B2F" w14:textId="33EE5B81" w:rsidR="00931833" w:rsidRDefault="00931833" w:rsidP="00931833">
      <w:pPr>
        <w:pStyle w:val="Heading2"/>
        <w:rPr>
          <w:lang w:val="en-AU"/>
        </w:rPr>
      </w:pPr>
      <w:r>
        <w:rPr>
          <w:lang w:val="en-AU"/>
        </w:rPr>
        <w:t>Data Types</w:t>
      </w:r>
    </w:p>
    <w:p w14:paraId="5A3933A9" w14:textId="3532DBD6" w:rsidR="00322212" w:rsidRPr="00322212" w:rsidRDefault="00322212" w:rsidP="00322212">
      <w:pPr>
        <w:pStyle w:val="Body"/>
        <w:rPr>
          <w:lang w:val="en-AU"/>
        </w:rPr>
      </w:pPr>
      <w:r>
        <w:rPr>
          <w:lang w:val="en-AU"/>
        </w:rPr>
        <w:t>Primitive types</w:t>
      </w:r>
      <w:r w:rsidR="007D10E0">
        <w:rPr>
          <w:lang w:val="en-AU"/>
        </w:rPr>
        <w:t xml:space="preserve"> – all signed!!</w:t>
      </w:r>
      <w:r>
        <w:rPr>
          <w:lang w:val="en-AU"/>
        </w:rPr>
        <w:t>:</w:t>
      </w:r>
    </w:p>
    <w:p w14:paraId="0DC0F28E" w14:textId="77777777" w:rsidR="00931833" w:rsidRDefault="00931833" w:rsidP="00A93F4B">
      <w:pPr>
        <w:pStyle w:val="Body"/>
        <w:numPr>
          <w:ilvl w:val="0"/>
          <w:numId w:val="3"/>
        </w:numPr>
      </w:pPr>
      <w:r w:rsidRPr="00931833">
        <w:t>boolean-- true of false</w:t>
      </w:r>
    </w:p>
    <w:p w14:paraId="4513BFC7" w14:textId="77777777" w:rsidR="00931833" w:rsidRDefault="00931833" w:rsidP="00A93F4B">
      <w:pPr>
        <w:pStyle w:val="Body"/>
        <w:numPr>
          <w:ilvl w:val="0"/>
          <w:numId w:val="3"/>
        </w:numPr>
      </w:pPr>
      <w:r w:rsidRPr="00931833">
        <w:t>byte -- 1 byte</w:t>
      </w:r>
    </w:p>
    <w:p w14:paraId="7ACCE23A" w14:textId="77777777" w:rsidR="00931833" w:rsidRDefault="00931833" w:rsidP="00A93F4B">
      <w:pPr>
        <w:pStyle w:val="Body"/>
        <w:numPr>
          <w:ilvl w:val="0"/>
          <w:numId w:val="3"/>
        </w:numPr>
      </w:pPr>
      <w:r w:rsidRPr="00931833">
        <w:t>char -- 2 bytes (unicode)</w:t>
      </w:r>
    </w:p>
    <w:p w14:paraId="7372B005" w14:textId="77777777" w:rsidR="00931833" w:rsidRDefault="00931833" w:rsidP="00A93F4B">
      <w:pPr>
        <w:pStyle w:val="Body"/>
        <w:numPr>
          <w:ilvl w:val="0"/>
          <w:numId w:val="3"/>
        </w:numPr>
      </w:pPr>
      <w:r w:rsidRPr="00931833">
        <w:t>int -- 4 bytes</w:t>
      </w:r>
    </w:p>
    <w:p w14:paraId="335D68FB" w14:textId="77777777" w:rsidR="00931833" w:rsidRDefault="00931833" w:rsidP="00A93F4B">
      <w:pPr>
        <w:pStyle w:val="Body"/>
        <w:numPr>
          <w:ilvl w:val="0"/>
          <w:numId w:val="3"/>
        </w:numPr>
      </w:pPr>
      <w:r w:rsidRPr="00931833">
        <w:t>long -- 8 bytes</w:t>
      </w:r>
    </w:p>
    <w:p w14:paraId="1E67D61A" w14:textId="77777777" w:rsidR="00931833" w:rsidRDefault="00931833" w:rsidP="00A93F4B">
      <w:pPr>
        <w:pStyle w:val="Body"/>
        <w:numPr>
          <w:ilvl w:val="0"/>
          <w:numId w:val="3"/>
        </w:numPr>
      </w:pPr>
      <w:r w:rsidRPr="00931833">
        <w:t>float -- 4 bytes</w:t>
      </w:r>
    </w:p>
    <w:p w14:paraId="00B7B1DE" w14:textId="7C86509D" w:rsidR="00931833" w:rsidRDefault="00931833" w:rsidP="00A93F4B">
      <w:pPr>
        <w:pStyle w:val="Body"/>
        <w:numPr>
          <w:ilvl w:val="0"/>
          <w:numId w:val="3"/>
        </w:numPr>
      </w:pPr>
      <w:r w:rsidRPr="00931833">
        <w:t>double - 8 bytes</w:t>
      </w:r>
    </w:p>
    <w:p w14:paraId="47CF8A0D" w14:textId="7FEFE7AA" w:rsidR="00322212" w:rsidRDefault="00322212" w:rsidP="00322212">
      <w:pPr>
        <w:pStyle w:val="Body"/>
      </w:pPr>
    </w:p>
    <w:p w14:paraId="319767E2" w14:textId="68CF5344" w:rsidR="00322212" w:rsidRPr="007D10E0" w:rsidRDefault="00322212" w:rsidP="00A93F4B">
      <w:pPr>
        <w:pStyle w:val="Body"/>
        <w:numPr>
          <w:ilvl w:val="0"/>
          <w:numId w:val="3"/>
        </w:numPr>
      </w:pPr>
      <w:r w:rsidRPr="00322212">
        <w:t xml:space="preserve">Unlike C, the sizes of the primitives are </w:t>
      </w:r>
      <w:r w:rsidRPr="00322212">
        <w:rPr>
          <w:u w:val="single"/>
        </w:rPr>
        <w:t>fixed</w:t>
      </w:r>
      <w:r w:rsidRPr="00322212">
        <w:t xml:space="preserve"> and do not vary from one platform to another, and there are </w:t>
      </w:r>
      <w:r w:rsidRPr="00322212">
        <w:rPr>
          <w:u w:val="single"/>
        </w:rPr>
        <w:t>no unsigned variants</w:t>
      </w:r>
      <w:r>
        <w:rPr>
          <w:u w:val="single"/>
          <w:lang w:val="en-AU"/>
        </w:rPr>
        <w:t>.</w:t>
      </w:r>
    </w:p>
    <w:p w14:paraId="2B32D7CF" w14:textId="77777777" w:rsidR="007D10E0" w:rsidRDefault="007D10E0" w:rsidP="007D10E0">
      <w:pPr>
        <w:pStyle w:val="ListParagraph"/>
      </w:pPr>
    </w:p>
    <w:p w14:paraId="74BA53EE" w14:textId="4A36271B" w:rsidR="007D10E0" w:rsidRDefault="007D10E0" w:rsidP="007D10E0">
      <w:pPr>
        <w:pStyle w:val="Heading3"/>
        <w:rPr>
          <w:lang w:val="en-AU"/>
        </w:rPr>
      </w:pPr>
      <w:r>
        <w:rPr>
          <w:lang w:val="en-AU"/>
        </w:rPr>
        <w:t>Constants</w:t>
      </w:r>
    </w:p>
    <w:p w14:paraId="1A8713DF" w14:textId="2B0E8FCC" w:rsidR="007D10E0" w:rsidRDefault="007D10E0" w:rsidP="007D10E0">
      <w:pPr>
        <w:pStyle w:val="Body"/>
        <w:numPr>
          <w:ilvl w:val="0"/>
          <w:numId w:val="3"/>
        </w:numPr>
      </w:pPr>
      <w:r>
        <w:t xml:space="preserve">To declare constants in Java the </w:t>
      </w:r>
      <w:r>
        <w:rPr>
          <w:rStyle w:val="HTMLCode"/>
        </w:rPr>
        <w:t>final</w:t>
      </w:r>
      <w:r>
        <w:t xml:space="preserve"> keyword is used</w:t>
      </w:r>
    </w:p>
    <w:p w14:paraId="68AF48EB" w14:textId="791A5F4F" w:rsidR="007D10E0" w:rsidRPr="007D10E0" w:rsidRDefault="007D10E0" w:rsidP="007D10E0">
      <w:pPr>
        <w:pStyle w:val="Body"/>
        <w:numPr>
          <w:ilvl w:val="0"/>
          <w:numId w:val="3"/>
        </w:numPr>
      </w:pPr>
      <w:r>
        <w:rPr>
          <w:lang w:val="en-AU"/>
        </w:rPr>
        <w:lastRenderedPageBreak/>
        <w:t xml:space="preserve">Final primitive – makes it immutable. </w:t>
      </w:r>
    </w:p>
    <w:p w14:paraId="7AADD613" w14:textId="03C75AA8" w:rsidR="007D10E0" w:rsidRPr="007D10E0" w:rsidRDefault="007D10E0" w:rsidP="007D10E0">
      <w:pPr>
        <w:pStyle w:val="Body"/>
        <w:numPr>
          <w:ilvl w:val="0"/>
          <w:numId w:val="3"/>
        </w:numPr>
      </w:pPr>
      <w:r>
        <w:rPr>
          <w:lang w:val="en-AU"/>
        </w:rPr>
        <w:t xml:space="preserve">Final object – makes the </w:t>
      </w:r>
      <w:r w:rsidRPr="007D10E0">
        <w:rPr>
          <w:u w:val="single"/>
          <w:lang w:val="en-AU"/>
        </w:rPr>
        <w:t>reference</w:t>
      </w:r>
      <w:r>
        <w:rPr>
          <w:lang w:val="en-AU"/>
        </w:rPr>
        <w:t xml:space="preserve"> to the object immutable. Note: the object itself can still change, just the reference can’t point to another object (like const pointer in C++).</w:t>
      </w:r>
    </w:p>
    <w:p w14:paraId="11ED8360" w14:textId="30478079" w:rsidR="007D10E0" w:rsidRPr="00F5155E" w:rsidRDefault="007D10E0" w:rsidP="007D10E0">
      <w:pPr>
        <w:pStyle w:val="Body"/>
        <w:numPr>
          <w:ilvl w:val="0"/>
          <w:numId w:val="3"/>
        </w:numPr>
      </w:pPr>
      <w:r>
        <w:rPr>
          <w:lang w:val="en-AU"/>
        </w:rPr>
        <w:t>Final members can be initialized in their declaration or in the class constructor.</w:t>
      </w:r>
    </w:p>
    <w:p w14:paraId="28EBDA13" w14:textId="1E506EE4" w:rsidR="007D10E0" w:rsidRPr="00BB314A" w:rsidRDefault="00F5155E" w:rsidP="00351A51">
      <w:pPr>
        <w:pStyle w:val="Body"/>
        <w:numPr>
          <w:ilvl w:val="0"/>
          <w:numId w:val="3"/>
        </w:numPr>
        <w:rPr>
          <w:lang w:val="en-AU"/>
        </w:rPr>
      </w:pPr>
      <w:r w:rsidRPr="00BB314A">
        <w:rPr>
          <w:lang w:val="en-AU"/>
        </w:rPr>
        <w:t xml:space="preserve">When defining a class with constants for public use, if we need to use them heavily in a certain class (e.g. TestData constants), we can use Static Import to avoid having to add the class name before every constant: </w:t>
      </w:r>
      <w:hyperlink r:id="rId8" w:history="1">
        <w:r w:rsidRPr="00BB314A">
          <w:rPr>
            <w:rStyle w:val="Hyperlink"/>
            <w:lang w:val="en-AU"/>
          </w:rPr>
          <w:t>https://docs.oracle.com/javase/1.5.0/docs/guide/language/static-import.html</w:t>
        </w:r>
      </w:hyperlink>
      <w:r w:rsidRPr="00BB314A">
        <w:rPr>
          <w:lang w:val="en-AU"/>
        </w:rPr>
        <w:t xml:space="preserve"> </w:t>
      </w:r>
    </w:p>
    <w:p w14:paraId="5AAB8B61" w14:textId="77777777" w:rsidR="00C62B9B" w:rsidRDefault="00C62B9B" w:rsidP="00C62B9B">
      <w:pPr>
        <w:pStyle w:val="ListParagraph"/>
      </w:pPr>
    </w:p>
    <w:p w14:paraId="09445C8A" w14:textId="61DE51ED" w:rsidR="007F0600" w:rsidRDefault="007F0600" w:rsidP="00C62B9B">
      <w:pPr>
        <w:pStyle w:val="Heading2"/>
        <w:rPr>
          <w:lang w:val="en-AU"/>
        </w:rPr>
      </w:pPr>
      <w:r>
        <w:rPr>
          <w:lang w:val="en-AU"/>
        </w:rPr>
        <w:t>Access Modifiers</w:t>
      </w:r>
    </w:p>
    <w:p w14:paraId="28F9DDBF" w14:textId="65EA233D" w:rsidR="007F0600" w:rsidRDefault="007F0600" w:rsidP="007F0600">
      <w:pPr>
        <w:pStyle w:val="Body"/>
        <w:numPr>
          <w:ilvl w:val="0"/>
          <w:numId w:val="3"/>
        </w:numPr>
        <w:rPr>
          <w:lang w:val="en-AU"/>
        </w:rPr>
      </w:pPr>
      <w:r>
        <w:rPr>
          <w:lang w:val="en-AU"/>
        </w:rPr>
        <w:t>Private - only this class can access the member</w:t>
      </w:r>
    </w:p>
    <w:p w14:paraId="3701E594" w14:textId="5990B7D5" w:rsidR="007F0600" w:rsidRDefault="007F0600" w:rsidP="007F0600">
      <w:pPr>
        <w:pStyle w:val="Body"/>
        <w:numPr>
          <w:ilvl w:val="0"/>
          <w:numId w:val="3"/>
        </w:numPr>
        <w:rPr>
          <w:lang w:val="en-AU"/>
        </w:rPr>
      </w:pPr>
      <w:r>
        <w:rPr>
          <w:lang w:val="en-AU"/>
        </w:rPr>
        <w:t>Public – all classes can access this member</w:t>
      </w:r>
    </w:p>
    <w:p w14:paraId="5555875E" w14:textId="77777777" w:rsidR="00A443B3" w:rsidRDefault="00A443B3" w:rsidP="00A443B3">
      <w:pPr>
        <w:pStyle w:val="Body"/>
        <w:numPr>
          <w:ilvl w:val="0"/>
          <w:numId w:val="3"/>
        </w:numPr>
        <w:rPr>
          <w:lang w:val="en-AU"/>
        </w:rPr>
      </w:pPr>
      <w:r w:rsidRPr="007F0600">
        <w:rPr>
          <w:b/>
          <w:bCs/>
          <w:lang w:val="en-AU"/>
        </w:rPr>
        <w:t>Protected</w:t>
      </w:r>
      <w:r>
        <w:rPr>
          <w:lang w:val="en-AU"/>
        </w:rPr>
        <w:t xml:space="preserve"> – all classes in the </w:t>
      </w:r>
      <w:r w:rsidRPr="007F0600">
        <w:rPr>
          <w:b/>
          <w:bCs/>
          <w:lang w:val="en-AU"/>
        </w:rPr>
        <w:t>same package</w:t>
      </w:r>
      <w:r>
        <w:rPr>
          <w:lang w:val="en-AU"/>
        </w:rPr>
        <w:t xml:space="preserve"> can access the member (like internal in C#). In addition, outside the package, child classes can access it.</w:t>
      </w:r>
    </w:p>
    <w:p w14:paraId="4D3705C7" w14:textId="77777777" w:rsidR="00A443B3" w:rsidRPr="00BC551C" w:rsidRDefault="00A443B3" w:rsidP="00A443B3">
      <w:pPr>
        <w:pStyle w:val="Body"/>
        <w:numPr>
          <w:ilvl w:val="0"/>
          <w:numId w:val="3"/>
        </w:numPr>
        <w:rPr>
          <w:lang w:val="en-AU"/>
        </w:rPr>
      </w:pPr>
      <w:r w:rsidRPr="00BC551C">
        <w:rPr>
          <w:b/>
          <w:bCs/>
          <w:lang w:val="en-AU"/>
        </w:rPr>
        <w:t>Default</w:t>
      </w:r>
      <w:r>
        <w:rPr>
          <w:b/>
          <w:bCs/>
          <w:lang w:val="en-AU"/>
        </w:rPr>
        <w:t xml:space="preserve"> </w:t>
      </w:r>
      <w:r w:rsidRPr="00BC551C">
        <w:rPr>
          <w:lang w:val="en-AU"/>
        </w:rPr>
        <w:t>- The access level of a default modifier is only within the package. It cannot be accessed from outside the package. If you do not specify any access level, it will be the default.</w:t>
      </w:r>
    </w:p>
    <w:p w14:paraId="52E57AF5" w14:textId="77777777" w:rsidR="00A443B3" w:rsidRDefault="00A443B3" w:rsidP="00A443B3">
      <w:pPr>
        <w:pStyle w:val="Heading2"/>
        <w:numPr>
          <w:ilvl w:val="1"/>
          <w:numId w:val="17"/>
        </w:numPr>
        <w:tabs>
          <w:tab w:val="clear" w:pos="1418"/>
          <w:tab w:val="num" w:pos="1531"/>
        </w:tabs>
        <w:ind w:left="1531" w:hanging="1191"/>
        <w:rPr>
          <w:lang w:val="en-AU"/>
        </w:rPr>
      </w:pPr>
      <w:r w:rsidRPr="009627E7">
        <w:t>Static</w:t>
      </w:r>
    </w:p>
    <w:p w14:paraId="48AAF6C6" w14:textId="77777777" w:rsidR="00A443B3" w:rsidRPr="00CB618F" w:rsidRDefault="00A443B3" w:rsidP="00A443B3">
      <w:pPr>
        <w:pStyle w:val="Body"/>
        <w:rPr>
          <w:lang w:val="en-AU"/>
        </w:rPr>
      </w:pPr>
    </w:p>
    <w:p w14:paraId="61C9E7BD" w14:textId="77777777" w:rsidR="00A443B3" w:rsidRDefault="00A443B3" w:rsidP="00A443B3">
      <w:pPr>
        <w:pStyle w:val="Heading2"/>
        <w:numPr>
          <w:ilvl w:val="1"/>
          <w:numId w:val="17"/>
        </w:numPr>
        <w:tabs>
          <w:tab w:val="clear" w:pos="1418"/>
          <w:tab w:val="num" w:pos="1531"/>
        </w:tabs>
        <w:ind w:left="1531" w:hanging="1191"/>
      </w:pPr>
      <w:r>
        <w:t>Class</w:t>
      </w:r>
      <w:r>
        <w:tab/>
      </w:r>
    </w:p>
    <w:p w14:paraId="19CC2763" w14:textId="77777777" w:rsidR="00A443B3" w:rsidRDefault="00A443B3" w:rsidP="00A443B3">
      <w:pPr>
        <w:pStyle w:val="Body"/>
        <w:widowControl/>
        <w:numPr>
          <w:ilvl w:val="0"/>
          <w:numId w:val="3"/>
        </w:numPr>
        <w:spacing w:after="0"/>
      </w:pPr>
      <w:r>
        <w:t>Consider using static factory methods to initiate a class instead of constructors.</w:t>
      </w:r>
      <w:r>
        <w:br/>
        <w:t xml:space="preserve">Example: </w:t>
      </w:r>
      <w:r>
        <w:br/>
      </w:r>
      <w:r>
        <w:rPr>
          <w:noProof/>
        </w:rPr>
        <w:drawing>
          <wp:inline distT="0" distB="0" distL="0" distR="0" wp14:anchorId="5DE969AE" wp14:editId="5E88157F">
            <wp:extent cx="2472856" cy="66934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8770" cy="687185"/>
                    </a:xfrm>
                    <a:prstGeom prst="rect">
                      <a:avLst/>
                    </a:prstGeom>
                  </pic:spPr>
                </pic:pic>
              </a:graphicData>
            </a:graphic>
          </wp:inline>
        </w:drawing>
      </w:r>
      <w:r>
        <w:br/>
        <w:t>Advantages:</w:t>
      </w:r>
    </w:p>
    <w:p w14:paraId="480FBFC1" w14:textId="77777777" w:rsidR="00A443B3" w:rsidRDefault="00A443B3" w:rsidP="00A443B3">
      <w:pPr>
        <w:pStyle w:val="Body"/>
        <w:widowControl/>
        <w:numPr>
          <w:ilvl w:val="1"/>
          <w:numId w:val="3"/>
        </w:numPr>
        <w:spacing w:after="0"/>
      </w:pPr>
      <w:r>
        <w:t>Can use meaningful names to make it more readable then just he class’ name</w:t>
      </w:r>
    </w:p>
    <w:p w14:paraId="1F3C3132" w14:textId="77777777" w:rsidR="00A443B3" w:rsidRPr="00081002" w:rsidRDefault="00A443B3" w:rsidP="00A443B3">
      <w:pPr>
        <w:pStyle w:val="Body"/>
        <w:widowControl/>
        <w:numPr>
          <w:ilvl w:val="1"/>
          <w:numId w:val="3"/>
        </w:numPr>
        <w:spacing w:after="0"/>
      </w:pPr>
      <w:r>
        <w:t>No need to create a unique signature (the name can be unique)</w:t>
      </w:r>
    </w:p>
    <w:p w14:paraId="63381C16" w14:textId="77777777" w:rsidR="00A443B3" w:rsidRPr="009627E7" w:rsidRDefault="00A443B3" w:rsidP="00A443B3">
      <w:pPr>
        <w:pStyle w:val="Heading2"/>
        <w:numPr>
          <w:ilvl w:val="1"/>
          <w:numId w:val="17"/>
        </w:numPr>
        <w:tabs>
          <w:tab w:val="clear" w:pos="1418"/>
          <w:tab w:val="num" w:pos="1531"/>
        </w:tabs>
        <w:ind w:left="1531" w:hanging="1191"/>
      </w:pPr>
      <w:r w:rsidRPr="009627E7">
        <w:lastRenderedPageBreak/>
        <w:t>Operators</w:t>
      </w:r>
    </w:p>
    <w:p w14:paraId="7A9A586C" w14:textId="77777777" w:rsidR="00A443B3" w:rsidRDefault="00A443B3" w:rsidP="00A443B3">
      <w:pPr>
        <w:pStyle w:val="Heading3"/>
        <w:numPr>
          <w:ilvl w:val="2"/>
          <w:numId w:val="17"/>
        </w:numPr>
        <w:tabs>
          <w:tab w:val="clear" w:pos="1418"/>
          <w:tab w:val="num" w:pos="1588"/>
        </w:tabs>
        <w:ind w:left="1588" w:hanging="170"/>
        <w:rPr>
          <w:lang w:val="en-AU"/>
        </w:rPr>
      </w:pPr>
      <w:r>
        <w:rPr>
          <w:lang w:val="en-AU"/>
        </w:rPr>
        <w:t>Printouts</w:t>
      </w:r>
    </w:p>
    <w:p w14:paraId="0E3F1EAC" w14:textId="77777777" w:rsidR="00A443B3" w:rsidRDefault="00A443B3" w:rsidP="00A443B3">
      <w:pPr>
        <w:pStyle w:val="Body"/>
        <w:rPr>
          <w:rStyle w:val="HTMLCode"/>
          <w:rFonts w:eastAsiaTheme="minorHAnsi"/>
        </w:rPr>
      </w:pPr>
      <w:r>
        <w:rPr>
          <w:rStyle w:val="HTMLCode"/>
          <w:rFonts w:eastAsiaTheme="minorHAnsi"/>
        </w:rPr>
        <w:t>System.out.println(…)</w:t>
      </w:r>
    </w:p>
    <w:p w14:paraId="268874A4" w14:textId="77777777" w:rsidR="00A443B3" w:rsidRPr="004723F6" w:rsidRDefault="00A443B3" w:rsidP="00A443B3">
      <w:pPr>
        <w:pStyle w:val="Body"/>
        <w:rPr>
          <w:lang w:val="en-AU"/>
        </w:rPr>
      </w:pPr>
      <w:r>
        <w:rPr>
          <w:lang w:val="en-AU"/>
        </w:rPr>
        <w:t>System.err.println(…) – to print on the error stream.</w:t>
      </w:r>
    </w:p>
    <w:p w14:paraId="5BEF8E58" w14:textId="77777777" w:rsidR="00A443B3" w:rsidRDefault="00A443B3" w:rsidP="00A443B3">
      <w:pPr>
        <w:pStyle w:val="Heading3"/>
        <w:numPr>
          <w:ilvl w:val="2"/>
          <w:numId w:val="17"/>
        </w:numPr>
        <w:tabs>
          <w:tab w:val="clear" w:pos="1418"/>
          <w:tab w:val="num" w:pos="1588"/>
        </w:tabs>
        <w:ind w:left="1588" w:hanging="170"/>
        <w:rPr>
          <w:lang w:val="en-AU"/>
        </w:rPr>
      </w:pPr>
      <w:r w:rsidRPr="009627E7">
        <w:t>equals</w:t>
      </w:r>
      <w:r>
        <w:rPr>
          <w:lang w:val="en-AU"/>
        </w:rPr>
        <w:t xml:space="preserve"> vs ==</w:t>
      </w:r>
    </w:p>
    <w:p w14:paraId="1034ACD9" w14:textId="77777777" w:rsidR="00A443B3" w:rsidRPr="00DE32D7" w:rsidRDefault="00A443B3" w:rsidP="00A443B3">
      <w:pPr>
        <w:pStyle w:val="NormalWeb"/>
        <w:numPr>
          <w:ilvl w:val="0"/>
          <w:numId w:val="3"/>
        </w:numPr>
      </w:pPr>
      <w:r w:rsidRPr="00DE32D7">
        <w:rPr>
          <w:b/>
        </w:rPr>
        <w:t>==</w:t>
      </w:r>
      <w:r>
        <w:t xml:space="preserve"> compare the </w:t>
      </w:r>
      <w:r w:rsidRPr="00DE32D7">
        <w:rPr>
          <w:b/>
        </w:rPr>
        <w:t>reference</w:t>
      </w:r>
      <w:r>
        <w:t xml:space="preserve"> (location in memory) of the objects</w:t>
      </w:r>
    </w:p>
    <w:p w14:paraId="4FD7C35E" w14:textId="77777777" w:rsidR="00A443B3" w:rsidRPr="00DE32D7" w:rsidRDefault="00A443B3" w:rsidP="00A443B3">
      <w:pPr>
        <w:pStyle w:val="NormalWeb"/>
        <w:numPr>
          <w:ilvl w:val="0"/>
          <w:numId w:val="3"/>
        </w:numPr>
      </w:pPr>
      <w:r w:rsidRPr="00DE32D7">
        <w:rPr>
          <w:b/>
        </w:rPr>
        <w:t>equals</w:t>
      </w:r>
      <w:r>
        <w:t xml:space="preserve"> compare the </w:t>
      </w:r>
      <w:r w:rsidRPr="00DE32D7">
        <w:rPr>
          <w:b/>
        </w:rPr>
        <w:t>content</w:t>
      </w:r>
      <w:r>
        <w:t xml:space="preserve"> of the objects</w:t>
      </w:r>
    </w:p>
    <w:tbl>
      <w:tblPr>
        <w:tblW w:w="0" w:type="auto"/>
        <w:tblCellSpacing w:w="0" w:type="dxa"/>
        <w:tblInd w:w="720" w:type="dxa"/>
        <w:tblCellMar>
          <w:left w:w="0" w:type="dxa"/>
          <w:right w:w="0" w:type="dxa"/>
        </w:tblCellMar>
        <w:tblLook w:val="04A0" w:firstRow="1" w:lastRow="0" w:firstColumn="1" w:lastColumn="0" w:noHBand="0" w:noVBand="1"/>
      </w:tblPr>
      <w:tblGrid>
        <w:gridCol w:w="7802"/>
      </w:tblGrid>
      <w:tr w:rsidR="00A443B3" w14:paraId="031DB26A" w14:textId="77777777" w:rsidTr="00140E1B">
        <w:trPr>
          <w:tblCellSpacing w:w="0" w:type="dxa"/>
        </w:trPr>
        <w:tc>
          <w:tcPr>
            <w:tcW w:w="0" w:type="auto"/>
            <w:vAlign w:val="center"/>
            <w:hideMark/>
          </w:tcPr>
          <w:p w14:paraId="236ED261" w14:textId="77777777" w:rsidR="00A443B3" w:rsidRDefault="00A443B3" w:rsidP="00140E1B">
            <w:pPr>
              <w:pStyle w:val="Code"/>
              <w:ind w:left="144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Test { </w:t>
            </w:r>
          </w:p>
          <w:p w14:paraId="6D8995EC" w14:textId="77777777" w:rsidR="00A443B3" w:rsidRDefault="00A443B3" w:rsidP="00140E1B">
            <w:pPr>
              <w:pStyle w:val="Code"/>
              <w:ind w:left="1440"/>
            </w:pPr>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14:paraId="524971E6" w14:textId="77777777" w:rsidR="00A443B3" w:rsidRDefault="00A443B3" w:rsidP="00140E1B">
            <w:pPr>
              <w:pStyle w:val="Code"/>
              <w:ind w:left="1440"/>
            </w:pPr>
            <w:r>
              <w:rPr>
                <w:rStyle w:val="HTMLCode"/>
                <w:rFonts w:eastAsiaTheme="minorHAnsi"/>
              </w:rPr>
              <w:t xml:space="preserve">    { </w:t>
            </w:r>
          </w:p>
          <w:p w14:paraId="66A3656F" w14:textId="77777777" w:rsidR="00A443B3" w:rsidRDefault="00A443B3" w:rsidP="00140E1B">
            <w:pPr>
              <w:pStyle w:val="Code"/>
              <w:ind w:left="1440"/>
            </w:pPr>
            <w:r>
              <w:rPr>
                <w:rStyle w:val="HTMLCode"/>
                <w:rFonts w:eastAsiaTheme="minorHAnsi"/>
              </w:rPr>
              <w:t>        String s1 = new</w:t>
            </w:r>
            <w:r>
              <w:t xml:space="preserve"> </w:t>
            </w:r>
            <w:r>
              <w:rPr>
                <w:rStyle w:val="HTMLCode"/>
                <w:rFonts w:eastAsiaTheme="minorHAnsi"/>
              </w:rPr>
              <w:t xml:space="preserve">String("HELLO"); </w:t>
            </w:r>
          </w:p>
          <w:p w14:paraId="25774E35" w14:textId="77777777" w:rsidR="00A443B3" w:rsidRDefault="00A443B3" w:rsidP="00140E1B">
            <w:pPr>
              <w:pStyle w:val="Code"/>
              <w:ind w:left="1440"/>
            </w:pPr>
            <w:r>
              <w:rPr>
                <w:rStyle w:val="HTMLCode"/>
                <w:rFonts w:eastAsiaTheme="minorHAnsi"/>
              </w:rPr>
              <w:t>        String s2 = new</w:t>
            </w:r>
            <w:r>
              <w:t xml:space="preserve"> </w:t>
            </w:r>
            <w:r>
              <w:rPr>
                <w:rStyle w:val="HTMLCode"/>
                <w:rFonts w:eastAsiaTheme="minorHAnsi"/>
              </w:rPr>
              <w:t xml:space="preserve">String("HELLO"); </w:t>
            </w:r>
          </w:p>
          <w:p w14:paraId="6D001CE5" w14:textId="77777777" w:rsidR="00A443B3" w:rsidRDefault="00A443B3" w:rsidP="00140E1B">
            <w:pPr>
              <w:pStyle w:val="Code"/>
              <w:ind w:left="1440"/>
            </w:pPr>
            <w:r>
              <w:rPr>
                <w:rStyle w:val="HTMLCode"/>
                <w:rFonts w:eastAsiaTheme="minorHAnsi"/>
              </w:rPr>
              <w:t xml:space="preserve">        System.out.println(s1 == s2);        </w:t>
            </w:r>
            <w:r w:rsidRPr="00DE32D7">
              <w:rPr>
                <w:rStyle w:val="HTMLCode"/>
                <w:rFonts w:eastAsiaTheme="minorHAnsi"/>
                <w:color w:val="385623" w:themeColor="accent6" w:themeShade="80"/>
              </w:rPr>
              <w:t>// false</w:t>
            </w:r>
          </w:p>
          <w:p w14:paraId="38616EA2" w14:textId="77777777" w:rsidR="00A443B3" w:rsidRDefault="00A443B3" w:rsidP="00140E1B">
            <w:pPr>
              <w:pStyle w:val="Code"/>
              <w:ind w:left="1440"/>
            </w:pPr>
            <w:r>
              <w:rPr>
                <w:rStyle w:val="HTMLCode"/>
                <w:rFonts w:eastAsiaTheme="minorHAnsi"/>
              </w:rPr>
              <w:t xml:space="preserve">        System.out.println(s1.equals(s2));   </w:t>
            </w:r>
            <w:r w:rsidRPr="00DE32D7">
              <w:rPr>
                <w:rStyle w:val="HTMLCode"/>
                <w:rFonts w:eastAsiaTheme="minorHAnsi"/>
                <w:color w:val="385623" w:themeColor="accent6" w:themeShade="80"/>
              </w:rPr>
              <w:t>// true</w:t>
            </w:r>
          </w:p>
          <w:p w14:paraId="0CDE16FE" w14:textId="77777777" w:rsidR="00A443B3" w:rsidRDefault="00A443B3" w:rsidP="00140E1B">
            <w:pPr>
              <w:pStyle w:val="Code"/>
              <w:ind w:left="1440"/>
            </w:pPr>
            <w:r>
              <w:rPr>
                <w:rStyle w:val="HTMLCode"/>
                <w:rFonts w:eastAsiaTheme="minorHAnsi"/>
              </w:rPr>
              <w:t xml:space="preserve">    } </w:t>
            </w:r>
          </w:p>
          <w:p w14:paraId="3F24D575" w14:textId="77777777" w:rsidR="00A443B3" w:rsidRDefault="00A443B3" w:rsidP="00140E1B">
            <w:pPr>
              <w:pStyle w:val="Code"/>
              <w:ind w:left="1440"/>
            </w:pPr>
            <w:r>
              <w:rPr>
                <w:rStyle w:val="HTMLCode"/>
                <w:rFonts w:eastAsiaTheme="minorHAnsi"/>
              </w:rPr>
              <w:t xml:space="preserve">} </w:t>
            </w:r>
          </w:p>
        </w:tc>
      </w:tr>
    </w:tbl>
    <w:p w14:paraId="255235DF" w14:textId="77777777" w:rsidR="00A443B3" w:rsidRPr="00DE32D7" w:rsidRDefault="00A443B3" w:rsidP="00A443B3">
      <w:pPr>
        <w:pStyle w:val="Body"/>
        <w:rPr>
          <w:lang w:val="en-AU"/>
        </w:rPr>
      </w:pPr>
    </w:p>
    <w:p w14:paraId="4872C913" w14:textId="5ADA7196" w:rsidR="00A93F4B" w:rsidRDefault="00A93F4B" w:rsidP="00C62B9B">
      <w:pPr>
        <w:pStyle w:val="Heading2"/>
        <w:rPr>
          <w:lang w:val="en-AU"/>
        </w:rPr>
      </w:pPr>
      <w:r>
        <w:rPr>
          <w:lang w:val="en-AU"/>
        </w:rPr>
        <w:t>Enum</w:t>
      </w:r>
    </w:p>
    <w:p w14:paraId="7C57723E" w14:textId="77777777" w:rsidR="00A93F4B" w:rsidRPr="00A93F4B" w:rsidRDefault="00A93F4B" w:rsidP="00A93F4B">
      <w:pPr>
        <w:pStyle w:val="Code"/>
        <w:ind w:left="2160"/>
        <w:rPr>
          <w:lang w:eastAsia="en-AU"/>
        </w:rPr>
      </w:pPr>
      <w:r w:rsidRPr="00A93F4B">
        <w:rPr>
          <w:lang w:eastAsia="en-AU"/>
        </w:rPr>
        <w:t>enum FreshJuiceSize{ SMALL, MEDIUM, LARGE }</w:t>
      </w:r>
    </w:p>
    <w:p w14:paraId="4ABDA5B1" w14:textId="5ECF6EE0" w:rsidR="00A93F4B" w:rsidRDefault="0068568B" w:rsidP="0068568B">
      <w:pPr>
        <w:pStyle w:val="Body"/>
        <w:numPr>
          <w:ilvl w:val="0"/>
          <w:numId w:val="3"/>
        </w:numPr>
        <w:rPr>
          <w:lang w:val="en-AU"/>
        </w:rPr>
      </w:pPr>
      <w:r>
        <w:rPr>
          <w:lang w:val="en-AU"/>
        </w:rPr>
        <w:t xml:space="preserve">Enums in Java are </w:t>
      </w:r>
      <w:r w:rsidR="00A156B4">
        <w:rPr>
          <w:lang w:val="en-AU"/>
        </w:rPr>
        <w:t>a full fledged class</w:t>
      </w:r>
    </w:p>
    <w:p w14:paraId="56DD66FC" w14:textId="03C3CC25" w:rsidR="00A156B4" w:rsidRPr="00A93F4B" w:rsidRDefault="00A156B4" w:rsidP="0068568B">
      <w:pPr>
        <w:pStyle w:val="Body"/>
        <w:numPr>
          <w:ilvl w:val="0"/>
          <w:numId w:val="3"/>
        </w:numPr>
        <w:rPr>
          <w:lang w:val="en-AU"/>
        </w:rPr>
      </w:pPr>
      <w:r>
        <w:rPr>
          <w:lang w:val="en-AU"/>
        </w:rPr>
        <w:t>Can implement methods, fields and even interfaces</w:t>
      </w:r>
    </w:p>
    <w:p w14:paraId="36FE73C1" w14:textId="53AA5459" w:rsidR="00C62B9B" w:rsidRDefault="00C62B9B" w:rsidP="00C62B9B">
      <w:pPr>
        <w:pStyle w:val="Heading2"/>
        <w:rPr>
          <w:lang w:val="en-AU"/>
        </w:rPr>
      </w:pPr>
      <w:r>
        <w:rPr>
          <w:lang w:val="en-AU"/>
        </w:rPr>
        <w:t>Arrays</w:t>
      </w:r>
    </w:p>
    <w:p w14:paraId="2BBE331D" w14:textId="5D9555C9" w:rsidR="00C62B9B" w:rsidRDefault="00C62B9B" w:rsidP="00C62B9B">
      <w:pPr>
        <w:pStyle w:val="Heading2"/>
        <w:rPr>
          <w:lang w:val="en-AU"/>
        </w:rPr>
      </w:pPr>
      <w:r>
        <w:rPr>
          <w:lang w:val="en-AU"/>
        </w:rPr>
        <w:t>Strings</w:t>
      </w:r>
    </w:p>
    <w:p w14:paraId="4508E5B2" w14:textId="4A5A4641" w:rsidR="00C62B9B" w:rsidRDefault="00C62B9B" w:rsidP="00A93F4B">
      <w:pPr>
        <w:pStyle w:val="Body"/>
        <w:numPr>
          <w:ilvl w:val="0"/>
          <w:numId w:val="3"/>
        </w:numPr>
        <w:rPr>
          <w:lang w:val="en-AU"/>
        </w:rPr>
      </w:pPr>
      <w:r>
        <w:rPr>
          <w:lang w:val="en-AU"/>
        </w:rPr>
        <w:t>Immutable</w:t>
      </w:r>
      <w:r w:rsidR="005568C5">
        <w:rPr>
          <w:lang w:val="en-AU"/>
        </w:rPr>
        <w:br/>
      </w:r>
      <w:r w:rsidR="005568C5">
        <w:t>methods that appear to modify the actual content of a string actually create a new string to return, leaving the original string unchanged.</w:t>
      </w:r>
    </w:p>
    <w:p w14:paraId="3BF8842A" w14:textId="47F3083D" w:rsidR="00C62B9B" w:rsidRDefault="00C62B9B" w:rsidP="00C62B9B">
      <w:pPr>
        <w:pStyle w:val="Body"/>
        <w:rPr>
          <w:lang w:val="en-AU"/>
        </w:rPr>
      </w:pPr>
    </w:p>
    <w:p w14:paraId="305D3A47" w14:textId="0A192371" w:rsidR="00C62B9B" w:rsidRDefault="00C62B9B" w:rsidP="00A93F4B">
      <w:pPr>
        <w:pStyle w:val="Body"/>
        <w:numPr>
          <w:ilvl w:val="0"/>
          <w:numId w:val="3"/>
        </w:numPr>
      </w:pPr>
      <w:r>
        <w:rPr>
          <w:lang w:val="en-AU"/>
        </w:rPr>
        <w:t>i</w:t>
      </w:r>
      <w:r w:rsidRPr="00C62B9B">
        <w:t xml:space="preserve">nt length() -- number of chars </w:t>
      </w:r>
    </w:p>
    <w:p w14:paraId="01E5A176" w14:textId="017165E5" w:rsidR="00C62B9B" w:rsidRDefault="00C62B9B" w:rsidP="00A93F4B">
      <w:pPr>
        <w:pStyle w:val="Body"/>
        <w:numPr>
          <w:ilvl w:val="0"/>
          <w:numId w:val="3"/>
        </w:numPr>
      </w:pPr>
      <w:r>
        <w:rPr>
          <w:lang w:val="en-AU"/>
        </w:rPr>
        <w:t xml:space="preserve">char </w:t>
      </w:r>
      <w:r w:rsidRPr="00C62B9B">
        <w:t xml:space="preserve">charAt(int index)-- char at given 0-based index </w:t>
      </w:r>
    </w:p>
    <w:p w14:paraId="1A84DF67" w14:textId="47357F74" w:rsidR="00C62B9B" w:rsidRDefault="00C62B9B" w:rsidP="00A93F4B">
      <w:pPr>
        <w:pStyle w:val="Body"/>
        <w:numPr>
          <w:ilvl w:val="0"/>
          <w:numId w:val="3"/>
        </w:numPr>
      </w:pPr>
      <w:r>
        <w:rPr>
          <w:lang w:val="en-AU"/>
        </w:rPr>
        <w:t xml:space="preserve">int </w:t>
      </w:r>
      <w:r w:rsidRPr="00C62B9B">
        <w:t>indexOf(char c)-- first occurrence of char in the string, or -1-</w:t>
      </w:r>
    </w:p>
    <w:p w14:paraId="1211CDB7" w14:textId="77777777" w:rsidR="00C62B9B" w:rsidRDefault="00C62B9B" w:rsidP="00A93F4B">
      <w:pPr>
        <w:pStyle w:val="Body"/>
        <w:numPr>
          <w:ilvl w:val="0"/>
          <w:numId w:val="3"/>
        </w:numPr>
      </w:pPr>
      <w:r w:rsidRPr="00C62B9B">
        <w:t>int indexOf(String s)</w:t>
      </w:r>
    </w:p>
    <w:p w14:paraId="2907C2D5" w14:textId="4CA932E1" w:rsidR="00C62B9B" w:rsidRDefault="00C62B9B" w:rsidP="00A93F4B">
      <w:pPr>
        <w:pStyle w:val="Body"/>
        <w:numPr>
          <w:ilvl w:val="0"/>
          <w:numId w:val="3"/>
        </w:numPr>
      </w:pPr>
      <w:r w:rsidRPr="00C62B9B">
        <w:t>boolean equals(Object)-- test if two strings have the same characters-</w:t>
      </w:r>
    </w:p>
    <w:p w14:paraId="3339319E" w14:textId="77777777" w:rsidR="00C62B9B" w:rsidRDefault="00C62B9B" w:rsidP="00A93F4B">
      <w:pPr>
        <w:pStyle w:val="Body"/>
        <w:numPr>
          <w:ilvl w:val="0"/>
          <w:numId w:val="3"/>
        </w:numPr>
      </w:pPr>
      <w:r w:rsidRPr="00C62B9B">
        <w:t>boolean equalsIgnoreCase(Object) -- as above, but ignoring case-</w:t>
      </w:r>
    </w:p>
    <w:p w14:paraId="20CA8C62" w14:textId="77777777" w:rsidR="00C62B9B" w:rsidRDefault="00C62B9B" w:rsidP="00A93F4B">
      <w:pPr>
        <w:pStyle w:val="Body"/>
        <w:numPr>
          <w:ilvl w:val="0"/>
          <w:numId w:val="3"/>
        </w:numPr>
      </w:pPr>
      <w:r w:rsidRPr="00C62B9B">
        <w:t>String toLowerCase()-- return a new String, lowercase</w:t>
      </w:r>
    </w:p>
    <w:p w14:paraId="518FE2DA" w14:textId="2D357133" w:rsidR="00C62B9B" w:rsidRPr="00607F98" w:rsidRDefault="00C62B9B" w:rsidP="00A93F4B">
      <w:pPr>
        <w:pStyle w:val="Body"/>
        <w:numPr>
          <w:ilvl w:val="0"/>
          <w:numId w:val="3"/>
        </w:numPr>
      </w:pPr>
      <w:r w:rsidRPr="00C62B9B">
        <w:lastRenderedPageBreak/>
        <w:t>String substring(int begin, int end)-- return a new String made of the begin..end-1 substring from the origina</w:t>
      </w:r>
      <w:r>
        <w:rPr>
          <w:lang w:val="en-AU"/>
        </w:rPr>
        <w:t>l.</w:t>
      </w:r>
    </w:p>
    <w:p w14:paraId="7644861E" w14:textId="2F025A2A" w:rsidR="00607F98" w:rsidRDefault="00607F98" w:rsidP="00607F98">
      <w:pPr>
        <w:pStyle w:val="Heading3"/>
        <w:rPr>
          <w:lang w:val="en-AU"/>
        </w:rPr>
      </w:pPr>
      <w:r>
        <w:rPr>
          <w:lang w:val="en-AU"/>
        </w:rPr>
        <w:t>StringBuilder</w:t>
      </w:r>
    </w:p>
    <w:p w14:paraId="0849BED3" w14:textId="5378EEAD" w:rsidR="00607F98" w:rsidRDefault="00607F98" w:rsidP="00607F98">
      <w:pPr>
        <w:pStyle w:val="Body"/>
      </w:pPr>
      <w:r w:rsidRPr="00607F98">
        <w:t>Similar to String, but can change the chars over time. More efficient to change one StringBuilder over time, than to create 20 slightly different String objects over time.</w:t>
      </w:r>
    </w:p>
    <w:p w14:paraId="616953C3" w14:textId="20BF55C7" w:rsidR="004E436D" w:rsidRDefault="004E436D" w:rsidP="00607F98">
      <w:pPr>
        <w:pStyle w:val="Body"/>
      </w:pPr>
    </w:p>
    <w:p w14:paraId="3185697E" w14:textId="77777777" w:rsidR="004E436D" w:rsidRDefault="004E436D" w:rsidP="004E436D">
      <w:pPr>
        <w:pStyle w:val="Heading3"/>
        <w:numPr>
          <w:ilvl w:val="2"/>
          <w:numId w:val="17"/>
        </w:numPr>
        <w:tabs>
          <w:tab w:val="clear" w:pos="1418"/>
          <w:tab w:val="num" w:pos="1588"/>
        </w:tabs>
        <w:ind w:left="1588" w:hanging="170"/>
      </w:pPr>
      <w:r>
        <w:t>String Parsing</w:t>
      </w:r>
    </w:p>
    <w:p w14:paraId="662CC809" w14:textId="77777777" w:rsidR="004E436D" w:rsidRDefault="004E436D" w:rsidP="004E436D">
      <w:pPr>
        <w:pStyle w:val="Body"/>
      </w:pPr>
      <w:r>
        <w:t>Using regular expressions:</w:t>
      </w:r>
    </w:p>
    <w:p w14:paraId="5F02E320" w14:textId="77777777" w:rsidR="004E436D" w:rsidRDefault="004E436D" w:rsidP="004E436D">
      <w:pPr>
        <w:pStyle w:val="Code"/>
        <w:rPr>
          <w:bdr w:val="none" w:sz="0" w:space="0" w:color="auto" w:frame="1"/>
          <w:lang w:eastAsia="en-GB" w:bidi="ar-SA"/>
        </w:rPr>
      </w:pPr>
      <w:r>
        <w:rPr>
          <w:bdr w:val="none" w:sz="0" w:space="0" w:color="auto" w:frame="1"/>
          <w:lang w:eastAsia="en-GB" w:bidi="ar-SA"/>
        </w:rPr>
        <w:t>// Note: Pattern.compile cost a lot so try not to repeat it if you don’t have to.</w:t>
      </w:r>
    </w:p>
    <w:p w14:paraId="0CD02502" w14:textId="77777777" w:rsidR="004E436D" w:rsidRPr="00395FC8" w:rsidRDefault="004E436D" w:rsidP="004E436D">
      <w:pPr>
        <w:pStyle w:val="Code"/>
        <w:rPr>
          <w:lang w:bidi="ar-SA"/>
        </w:rPr>
      </w:pPr>
      <w:r w:rsidRPr="00395FC8">
        <w:t xml:space="preserve">private static final </w:t>
      </w:r>
      <w:r w:rsidRPr="00395FC8">
        <w:rPr>
          <w:b/>
          <w:bCs/>
        </w:rPr>
        <w:t>P</w:t>
      </w:r>
      <w:r w:rsidRPr="00395FC8">
        <w:rPr>
          <w:b/>
          <w:bCs/>
          <w:lang w:bidi="ar-SA"/>
        </w:rPr>
        <w:t>attern p = Pattern.compile</w:t>
      </w:r>
      <w:r w:rsidRPr="00395FC8">
        <w:rPr>
          <w:lang w:bidi="ar-SA"/>
        </w:rPr>
        <w:t>("(\\d+)-(\\p{Alpha}+)-(\\d+) (\\d+)\\.(\\d+)\\.(\\d+)\\.(\\d+)")</w:t>
      </w:r>
    </w:p>
    <w:p w14:paraId="28288429" w14:textId="77777777" w:rsidR="004E436D" w:rsidRPr="00395FC8" w:rsidRDefault="004E436D" w:rsidP="004E436D">
      <w:pPr>
        <w:pStyle w:val="Code"/>
      </w:pPr>
      <w:r w:rsidRPr="00395FC8">
        <w:rPr>
          <w:b/>
          <w:bCs/>
          <w:lang w:bidi="ar-SA"/>
        </w:rPr>
        <w:t>Matcher m = p.matcher</w:t>
      </w:r>
      <w:r w:rsidRPr="00395FC8">
        <w:rPr>
          <w:lang w:bidi="ar-SA"/>
        </w:rPr>
        <w:t>("17-MAR-11 15.52.25.000000000");</w:t>
      </w:r>
    </w:p>
    <w:p w14:paraId="3562E8D8" w14:textId="77777777" w:rsidR="004E436D" w:rsidRPr="00395FC8" w:rsidRDefault="004E436D" w:rsidP="004E436D">
      <w:pPr>
        <w:pStyle w:val="Code"/>
        <w:rPr>
          <w:lang w:bidi="ar-SA"/>
        </w:rPr>
      </w:pPr>
      <w:r w:rsidRPr="00395FC8">
        <w:t>If (</w:t>
      </w:r>
      <w:r w:rsidRPr="00395FC8">
        <w:rPr>
          <w:b/>
          <w:bCs/>
        </w:rPr>
        <w:t>matcher.matches()</w:t>
      </w:r>
      <w:r w:rsidRPr="00395FC8">
        <w:t>) {</w:t>
      </w:r>
    </w:p>
    <w:p w14:paraId="2E8B790B" w14:textId="77777777" w:rsidR="004E436D" w:rsidRPr="00395FC8" w:rsidRDefault="004E436D" w:rsidP="004E436D">
      <w:pPr>
        <w:pStyle w:val="Code"/>
        <w:rPr>
          <w:lang w:bidi="ar-SA"/>
        </w:rPr>
      </w:pPr>
      <w:r w:rsidRPr="00395FC8">
        <w:t xml:space="preserve">   </w:t>
      </w:r>
      <w:r w:rsidRPr="00395FC8">
        <w:rPr>
          <w:lang w:bidi="ar-SA"/>
        </w:rPr>
        <w:t>day = m.group(1);</w:t>
      </w:r>
    </w:p>
    <w:p w14:paraId="37AF54EB" w14:textId="77777777" w:rsidR="004E436D" w:rsidRPr="00395FC8" w:rsidRDefault="004E436D" w:rsidP="004E436D">
      <w:pPr>
        <w:pStyle w:val="Code"/>
        <w:rPr>
          <w:lang w:bidi="ar-SA"/>
        </w:rPr>
      </w:pPr>
      <w:r w:rsidRPr="00395FC8">
        <w:t xml:space="preserve">   </w:t>
      </w:r>
      <w:r w:rsidRPr="00395FC8">
        <w:rPr>
          <w:lang w:bidi="ar-SA"/>
        </w:rPr>
        <w:t>month= m.group(2);</w:t>
      </w:r>
    </w:p>
    <w:p w14:paraId="5C597E81" w14:textId="77777777" w:rsidR="004E436D" w:rsidRPr="00395FC8" w:rsidRDefault="004E436D" w:rsidP="004E436D">
      <w:pPr>
        <w:pStyle w:val="Code"/>
      </w:pPr>
      <w:r w:rsidRPr="00395FC8">
        <w:t xml:space="preserve">   </w:t>
      </w:r>
      <w:r w:rsidRPr="00395FC8">
        <w:rPr>
          <w:lang w:bidi="ar-SA"/>
        </w:rPr>
        <w:t>....</w:t>
      </w:r>
    </w:p>
    <w:p w14:paraId="70571179" w14:textId="77777777" w:rsidR="004E436D" w:rsidRPr="00395FC8" w:rsidRDefault="004E436D" w:rsidP="004E436D">
      <w:pPr>
        <w:pStyle w:val="Code"/>
        <w:rPr>
          <w:rFonts w:ascii="Consolas" w:hAnsi="Consolas" w:cs="Consolas"/>
          <w:lang w:eastAsia="en-GB" w:bidi="ar-SA"/>
        </w:rPr>
      </w:pPr>
      <w:r w:rsidRPr="00395FC8">
        <w:t>}</w:t>
      </w:r>
    </w:p>
    <w:p w14:paraId="57463D66" w14:textId="77777777" w:rsidR="004E436D" w:rsidRPr="00395FC8" w:rsidRDefault="004E436D" w:rsidP="004E436D">
      <w:pPr>
        <w:pStyle w:val="Body"/>
        <w:widowControl/>
        <w:numPr>
          <w:ilvl w:val="0"/>
          <w:numId w:val="3"/>
        </w:numPr>
        <w:spacing w:after="0"/>
      </w:pPr>
    </w:p>
    <w:p w14:paraId="3CAE685E" w14:textId="77777777" w:rsidR="004E436D" w:rsidRDefault="004E436D" w:rsidP="004E436D">
      <w:pPr>
        <w:pStyle w:val="Heading2"/>
        <w:numPr>
          <w:ilvl w:val="1"/>
          <w:numId w:val="17"/>
        </w:numPr>
        <w:tabs>
          <w:tab w:val="clear" w:pos="1418"/>
          <w:tab w:val="num" w:pos="1531"/>
        </w:tabs>
        <w:ind w:left="1531" w:hanging="1191"/>
        <w:rPr>
          <w:lang w:val="en-AU"/>
        </w:rPr>
      </w:pPr>
      <w:r>
        <w:rPr>
          <w:lang w:val="en-AU"/>
        </w:rPr>
        <w:t>List</w:t>
      </w:r>
    </w:p>
    <w:p w14:paraId="09E6B0B9" w14:textId="77777777" w:rsidR="004E436D" w:rsidRDefault="004E436D" w:rsidP="004E436D">
      <w:pPr>
        <w:pStyle w:val="Body"/>
        <w:widowControl/>
        <w:numPr>
          <w:ilvl w:val="0"/>
          <w:numId w:val="3"/>
        </w:numPr>
        <w:spacing w:after="0"/>
        <w:rPr>
          <w:lang w:val="en-AU"/>
        </w:rPr>
      </w:pPr>
      <w:r>
        <w:rPr>
          <w:lang w:val="en-AU"/>
        </w:rPr>
        <w:t>Return an empty list: Collections.emptyList();</w:t>
      </w:r>
    </w:p>
    <w:p w14:paraId="72166320" w14:textId="77777777" w:rsidR="004E436D" w:rsidRPr="00426BB4" w:rsidRDefault="004E436D" w:rsidP="004E436D">
      <w:pPr>
        <w:pStyle w:val="Body"/>
        <w:widowControl/>
        <w:numPr>
          <w:ilvl w:val="0"/>
          <w:numId w:val="3"/>
        </w:numPr>
        <w:spacing w:after="0"/>
        <w:rPr>
          <w:lang w:val="en-AU"/>
        </w:rPr>
      </w:pPr>
      <w:r>
        <w:rPr>
          <w:lang w:val="en-AU"/>
        </w:rPr>
        <w:t>Initialize a list with parameters:</w:t>
      </w:r>
      <w:r>
        <w:rPr>
          <w:lang w:val="en-AU"/>
        </w:rPr>
        <w:br/>
      </w:r>
      <w:r w:rsidRPr="00AE41E4">
        <w:rPr>
          <w:rStyle w:val="CodeChar"/>
        </w:rPr>
        <w:t>List&lt;String&gt; myList = Arrays.asList(“item1”, “item2”, “item3”);</w:t>
      </w:r>
    </w:p>
    <w:p w14:paraId="5FE5AC1F" w14:textId="77777777" w:rsidR="004E436D" w:rsidRDefault="004E436D" w:rsidP="004E436D">
      <w:pPr>
        <w:pStyle w:val="Heading2"/>
        <w:numPr>
          <w:ilvl w:val="1"/>
          <w:numId w:val="17"/>
        </w:numPr>
        <w:tabs>
          <w:tab w:val="clear" w:pos="1418"/>
          <w:tab w:val="num" w:pos="1531"/>
        </w:tabs>
        <w:ind w:left="1531" w:hanging="1191"/>
      </w:pPr>
      <w:r w:rsidRPr="0093644A">
        <w:t>Set</w:t>
      </w:r>
    </w:p>
    <w:p w14:paraId="090917E0" w14:textId="77777777" w:rsidR="004E436D" w:rsidRDefault="004E436D" w:rsidP="004E436D">
      <w:pPr>
        <w:pStyle w:val="Body"/>
        <w:widowControl/>
        <w:numPr>
          <w:ilvl w:val="0"/>
          <w:numId w:val="3"/>
        </w:numPr>
        <w:spacing w:after="0"/>
      </w:pPr>
      <w:r>
        <w:t>HashSet – best performance. No guarantee on order of elements</w:t>
      </w:r>
    </w:p>
    <w:p w14:paraId="3CE5B475" w14:textId="77777777" w:rsidR="004E436D" w:rsidRDefault="004E436D" w:rsidP="004E436D">
      <w:pPr>
        <w:pStyle w:val="Body"/>
        <w:widowControl/>
        <w:numPr>
          <w:ilvl w:val="0"/>
          <w:numId w:val="3"/>
        </w:numPr>
        <w:spacing w:after="0"/>
      </w:pPr>
      <w:r>
        <w:t>TreeSet – store the elements in a red-black tree, based on their values</w:t>
      </w:r>
    </w:p>
    <w:p w14:paraId="5348BC4D" w14:textId="77777777" w:rsidR="004E436D" w:rsidRPr="009521E7" w:rsidRDefault="004E436D" w:rsidP="004E436D">
      <w:pPr>
        <w:pStyle w:val="Body"/>
        <w:widowControl/>
        <w:numPr>
          <w:ilvl w:val="0"/>
          <w:numId w:val="3"/>
        </w:numPr>
        <w:spacing w:after="0"/>
      </w:pPr>
      <w:r>
        <w:t>LinkedHashSet – slightly slower than HashSet but maintain the elements’ order of insertion.</w:t>
      </w:r>
    </w:p>
    <w:p w14:paraId="286CC0F9" w14:textId="77777777" w:rsidR="004E436D" w:rsidRDefault="004E436D" w:rsidP="004E436D">
      <w:pPr>
        <w:pStyle w:val="Heading2"/>
        <w:numPr>
          <w:ilvl w:val="1"/>
          <w:numId w:val="17"/>
        </w:numPr>
        <w:tabs>
          <w:tab w:val="clear" w:pos="1418"/>
          <w:tab w:val="num" w:pos="1531"/>
        </w:tabs>
        <w:ind w:left="1531" w:hanging="1191"/>
        <w:rPr>
          <w:lang w:val="en-AU"/>
        </w:rPr>
      </w:pPr>
      <w:r w:rsidRPr="0093644A">
        <w:t>Map</w:t>
      </w:r>
    </w:p>
    <w:p w14:paraId="6F33D29E" w14:textId="77777777" w:rsidR="004E436D" w:rsidRDefault="004E436D" w:rsidP="004E436D">
      <w:pPr>
        <w:pStyle w:val="Body"/>
        <w:numPr>
          <w:ilvl w:val="0"/>
          <w:numId w:val="3"/>
        </w:numPr>
        <w:rPr>
          <w:lang w:val="en-AU"/>
        </w:rPr>
      </w:pPr>
      <w:r>
        <w:rPr>
          <w:lang w:val="en-AU"/>
        </w:rPr>
        <w:t>ConcurrentMap – allow multiple thread to work on it.</w:t>
      </w:r>
    </w:p>
    <w:p w14:paraId="3223E026" w14:textId="77777777" w:rsidR="004E436D" w:rsidRDefault="004E436D" w:rsidP="004E436D">
      <w:pPr>
        <w:pStyle w:val="Body"/>
        <w:numPr>
          <w:ilvl w:val="0"/>
          <w:numId w:val="3"/>
        </w:numPr>
        <w:rPr>
          <w:lang w:val="en-AU"/>
        </w:rPr>
      </w:pPr>
      <w:r>
        <w:rPr>
          <w:lang w:val="en-AU"/>
        </w:rPr>
        <w:t>ImmutableMap – can’t be changed (partially?)</w:t>
      </w:r>
    </w:p>
    <w:p w14:paraId="255AE93F" w14:textId="77777777" w:rsidR="004E436D" w:rsidRDefault="004E436D" w:rsidP="004E436D">
      <w:pPr>
        <w:pStyle w:val="Heading3"/>
        <w:numPr>
          <w:ilvl w:val="2"/>
          <w:numId w:val="17"/>
        </w:numPr>
        <w:tabs>
          <w:tab w:val="clear" w:pos="1418"/>
          <w:tab w:val="num" w:pos="1588"/>
        </w:tabs>
        <w:ind w:left="1588" w:hanging="170"/>
        <w:rPr>
          <w:lang w:val="en-AU"/>
        </w:rPr>
      </w:pPr>
      <w:r>
        <w:rPr>
          <w:lang w:val="en-AU"/>
        </w:rPr>
        <w:t>Useful Functions</w:t>
      </w:r>
    </w:p>
    <w:p w14:paraId="2BB2EEC1" w14:textId="77777777" w:rsidR="004E436D" w:rsidRDefault="004E436D" w:rsidP="004E436D">
      <w:pPr>
        <w:pStyle w:val="Body"/>
        <w:numPr>
          <w:ilvl w:val="0"/>
          <w:numId w:val="3"/>
        </w:numPr>
      </w:pPr>
      <w:r>
        <w:t>Remove items depending on condition:</w:t>
      </w:r>
    </w:p>
    <w:p w14:paraId="0A7E25ED" w14:textId="77777777" w:rsidR="004E436D" w:rsidRPr="00190A9F" w:rsidRDefault="004E436D" w:rsidP="004E436D">
      <w:pPr>
        <w:pStyle w:val="Code"/>
        <w:ind w:left="2251"/>
      </w:pPr>
      <w:r w:rsidRPr="00190A9F">
        <w:t>map.entrySet()</w:t>
      </w:r>
      <w:r>
        <w:br/>
        <w:t xml:space="preserve">   </w:t>
      </w:r>
      <w:r w:rsidRPr="00190A9F">
        <w:t>.removeIf(entry -&gt; entry.getValue().equals("0"));</w:t>
      </w:r>
    </w:p>
    <w:p w14:paraId="2481B756" w14:textId="77777777" w:rsidR="004E436D" w:rsidRDefault="004E436D" w:rsidP="004E436D">
      <w:pPr>
        <w:pStyle w:val="Body"/>
        <w:numPr>
          <w:ilvl w:val="0"/>
          <w:numId w:val="3"/>
        </w:numPr>
        <w:rPr>
          <w:lang w:val="en-AU"/>
        </w:rPr>
      </w:pPr>
      <w:r>
        <w:rPr>
          <w:lang w:val="en-AU"/>
        </w:rPr>
        <w:lastRenderedPageBreak/>
        <w:t>Traverse the map and update the elements:</w:t>
      </w:r>
    </w:p>
    <w:p w14:paraId="1F632799" w14:textId="77777777" w:rsidR="004E436D" w:rsidRPr="004805E7" w:rsidRDefault="004E436D" w:rsidP="004E436D">
      <w:pPr>
        <w:pStyle w:val="Code"/>
        <w:ind w:left="2160"/>
      </w:pPr>
      <w:r w:rsidRPr="004805E7">
        <w:rPr>
          <w:color w:val="CC7832"/>
        </w:rPr>
        <w:t xml:space="preserve">for </w:t>
      </w:r>
      <w:r w:rsidRPr="004805E7">
        <w:t>(Map.Entry&lt;</w:t>
      </w:r>
      <w:r>
        <w:t>String</w:t>
      </w:r>
      <w:r w:rsidRPr="004805E7">
        <w:rPr>
          <w:color w:val="CC7832"/>
        </w:rPr>
        <w:t xml:space="preserve">, </w:t>
      </w:r>
      <w:r>
        <w:t>String</w:t>
      </w:r>
      <w:r w:rsidRPr="004805E7">
        <w:t xml:space="preserve">&gt; entry : </w:t>
      </w:r>
      <w:r>
        <w:t>myMap</w:t>
      </w:r>
      <w:r w:rsidRPr="004805E7">
        <w:t>.entrySet()) {</w:t>
      </w:r>
      <w:r w:rsidRPr="004805E7">
        <w:br/>
        <w:t xml:space="preserve">    entry.setValue(</w:t>
      </w:r>
      <w:r>
        <w:t>calculateValue</w:t>
      </w:r>
      <w:r w:rsidRPr="004805E7">
        <w:t>(entry)</w:t>
      </w:r>
      <w:r>
        <w:t>)</w:t>
      </w:r>
      <w:r w:rsidRPr="004805E7">
        <w:rPr>
          <w:color w:val="CC7832"/>
        </w:rPr>
        <w:t>;</w:t>
      </w:r>
      <w:r w:rsidRPr="004805E7">
        <w:rPr>
          <w:color w:val="CC7832"/>
        </w:rPr>
        <w:br/>
      </w:r>
      <w:r w:rsidRPr="004805E7">
        <w:t>}</w:t>
      </w:r>
    </w:p>
    <w:p w14:paraId="39F2EBC1" w14:textId="77777777" w:rsidR="004E436D" w:rsidRDefault="004E436D" w:rsidP="004E436D">
      <w:pPr>
        <w:pStyle w:val="Body"/>
        <w:numPr>
          <w:ilvl w:val="0"/>
          <w:numId w:val="3"/>
        </w:numPr>
        <w:rPr>
          <w:lang w:val="en-AU"/>
        </w:rPr>
      </w:pPr>
      <w:r>
        <w:rPr>
          <w:lang w:val="en-AU"/>
        </w:rPr>
        <w:t>Initialise a map:</w:t>
      </w:r>
      <w:r>
        <w:rPr>
          <w:lang w:val="en-AU"/>
        </w:rPr>
        <w:br/>
      </w:r>
      <w:r w:rsidRPr="003041E9">
        <w:rPr>
          <w:rStyle w:val="CodeChar"/>
        </w:rPr>
        <w:t>Map&lt;String, String&gt; myMap = new HashMap&lt;String, String&gt;() {{</w:t>
      </w:r>
      <w:r w:rsidRPr="003041E9">
        <w:rPr>
          <w:rStyle w:val="CodeChar"/>
        </w:rPr>
        <w:br/>
        <w:t xml:space="preserve">    put(“key1”, “value1”);</w:t>
      </w:r>
      <w:r w:rsidRPr="003041E9">
        <w:rPr>
          <w:rStyle w:val="CodeChar"/>
        </w:rPr>
        <w:br/>
        <w:t xml:space="preserve">    put(“key2”, “value2”);</w:t>
      </w:r>
      <w:r w:rsidRPr="003041E9">
        <w:rPr>
          <w:rStyle w:val="CodeChar"/>
        </w:rPr>
        <w:br/>
        <w:t>}};</w:t>
      </w:r>
      <w:r>
        <w:rPr>
          <w:lang w:val="en-AU"/>
        </w:rPr>
        <w:br/>
      </w:r>
    </w:p>
    <w:p w14:paraId="374B166B" w14:textId="77777777" w:rsidR="004E436D" w:rsidRPr="00190A9F" w:rsidRDefault="004E436D" w:rsidP="004E436D">
      <w:pPr>
        <w:pStyle w:val="Body"/>
        <w:numPr>
          <w:ilvl w:val="0"/>
          <w:numId w:val="3"/>
        </w:numPr>
        <w:rPr>
          <w:lang w:val="en-AU"/>
        </w:rPr>
      </w:pPr>
      <w:r>
        <w:rPr>
          <w:lang w:val="en-AU"/>
        </w:rPr>
        <w:br/>
      </w:r>
    </w:p>
    <w:p w14:paraId="56A7CF67" w14:textId="77777777" w:rsidR="004E436D" w:rsidRDefault="004E436D" w:rsidP="004E436D">
      <w:pPr>
        <w:pStyle w:val="Heading2"/>
        <w:numPr>
          <w:ilvl w:val="1"/>
          <w:numId w:val="17"/>
        </w:numPr>
        <w:tabs>
          <w:tab w:val="clear" w:pos="1418"/>
          <w:tab w:val="num" w:pos="1531"/>
        </w:tabs>
        <w:ind w:left="1531" w:hanging="1191"/>
        <w:rPr>
          <w:lang w:val="en-AU"/>
        </w:rPr>
      </w:pPr>
      <w:r w:rsidRPr="0093644A">
        <w:t>Streams</w:t>
      </w:r>
    </w:p>
    <w:p w14:paraId="7ECC75A9" w14:textId="77777777" w:rsidR="004E436D" w:rsidRDefault="004E436D" w:rsidP="004E436D">
      <w:pPr>
        <w:pStyle w:val="ListParagraph"/>
        <w:numPr>
          <w:ilvl w:val="0"/>
          <w:numId w:val="19"/>
        </w:numPr>
        <w:shd w:val="clear" w:color="auto" w:fill="FFFFFF"/>
        <w:spacing w:beforeAutospacing="1" w:after="100" w:afterAutospacing="1"/>
        <w:rPr>
          <w:rFonts w:ascii="Georgia" w:hAnsi="Georgia"/>
          <w:color w:val="474747"/>
          <w:sz w:val="21"/>
          <w:szCs w:val="21"/>
          <w:lang w:eastAsia="en-GB"/>
        </w:rPr>
      </w:pPr>
      <w:r w:rsidRPr="001F55A6">
        <w:rPr>
          <w:rFonts w:ascii="Georgia" w:hAnsi="Georgia"/>
          <w:b/>
          <w:bCs/>
          <w:color w:val="474747"/>
          <w:sz w:val="21"/>
          <w:szCs w:val="21"/>
          <w:lang w:eastAsia="en-GB"/>
        </w:rPr>
        <w:t>Intermediate operations</w:t>
      </w:r>
      <w:r w:rsidRPr="001F55A6">
        <w:rPr>
          <w:rFonts w:ascii="Georgia" w:hAnsi="Georgia"/>
          <w:color w:val="474747"/>
          <w:sz w:val="21"/>
          <w:szCs w:val="21"/>
          <w:lang w:eastAsia="en-GB"/>
        </w:rPr>
        <w:t xml:space="preserve"> </w:t>
      </w:r>
      <w:r>
        <w:rPr>
          <w:rFonts w:ascii="Georgia" w:hAnsi="Georgia"/>
          <w:color w:val="474747"/>
          <w:sz w:val="21"/>
          <w:szCs w:val="21"/>
          <w:lang w:eastAsia="en-GB"/>
        </w:rPr>
        <w:t xml:space="preserve">like .filter, .map etc (in the middle of the stream sequence of commands) </w:t>
      </w:r>
      <w:r w:rsidRPr="001F55A6">
        <w:rPr>
          <w:rFonts w:ascii="Georgia" w:hAnsi="Georgia"/>
          <w:b/>
          <w:bCs/>
          <w:color w:val="474747"/>
          <w:sz w:val="21"/>
          <w:szCs w:val="21"/>
          <w:lang w:eastAsia="en-GB"/>
        </w:rPr>
        <w:t>return a new stream</w:t>
      </w:r>
      <w:r w:rsidRPr="001F55A6">
        <w:rPr>
          <w:rFonts w:ascii="Georgia" w:hAnsi="Georgia"/>
          <w:color w:val="474747"/>
          <w:sz w:val="21"/>
          <w:szCs w:val="21"/>
          <w:lang w:eastAsia="en-GB"/>
        </w:rPr>
        <w:t xml:space="preserve">. They are </w:t>
      </w:r>
      <w:r w:rsidRPr="001F55A6">
        <w:rPr>
          <w:rFonts w:ascii="Georgia" w:hAnsi="Georgia"/>
          <w:b/>
          <w:bCs/>
          <w:color w:val="474747"/>
          <w:sz w:val="21"/>
          <w:szCs w:val="21"/>
          <w:lang w:eastAsia="en-GB"/>
        </w:rPr>
        <w:t>always </w:t>
      </w:r>
      <w:r w:rsidRPr="001F55A6">
        <w:rPr>
          <w:rFonts w:ascii="Georgia" w:hAnsi="Georgia"/>
          <w:b/>
          <w:bCs/>
          <w:i/>
          <w:iCs/>
          <w:color w:val="474747"/>
          <w:sz w:val="21"/>
          <w:szCs w:val="21"/>
          <w:lang w:eastAsia="en-GB"/>
        </w:rPr>
        <w:t>lazy</w:t>
      </w:r>
      <w:r w:rsidRPr="001F55A6">
        <w:rPr>
          <w:rFonts w:ascii="Georgia" w:hAnsi="Georgia"/>
          <w:color w:val="474747"/>
          <w:sz w:val="21"/>
          <w:szCs w:val="21"/>
          <w:lang w:eastAsia="en-GB"/>
        </w:rPr>
        <w:t>; executing an intermediate operation such as </w:t>
      </w:r>
      <w:r w:rsidRPr="001F55A6">
        <w:rPr>
          <w:rFonts w:ascii="Courier New" w:hAnsi="Courier New" w:cs="Courier New"/>
          <w:color w:val="474747"/>
          <w:sz w:val="21"/>
          <w:szCs w:val="21"/>
          <w:lang w:eastAsia="en-GB"/>
        </w:rPr>
        <w:t>filter()</w:t>
      </w:r>
      <w:r w:rsidRPr="001F55A6">
        <w:rPr>
          <w:rFonts w:ascii="Georgia" w:hAnsi="Georgia"/>
          <w:color w:val="474747"/>
          <w:sz w:val="21"/>
          <w:szCs w:val="21"/>
          <w:lang w:eastAsia="en-GB"/>
        </w:rPr>
        <w:t> does not actually perform any filtering, but instead creates a new stream that, when traversed, contains the elements of the initial stream that match the given predicate. Traversal of the pipeline source does not begin until the terminal operation of the pipeline is executed.</w:t>
      </w:r>
    </w:p>
    <w:p w14:paraId="04CACD08" w14:textId="77777777" w:rsidR="004E436D" w:rsidRDefault="004E436D" w:rsidP="004E436D">
      <w:pPr>
        <w:pStyle w:val="ListParagraph"/>
        <w:ind w:left="2138"/>
        <w:rPr>
          <w:rFonts w:ascii="Georgia" w:hAnsi="Georgia"/>
          <w:color w:val="474747"/>
          <w:sz w:val="21"/>
          <w:szCs w:val="21"/>
          <w:shd w:val="clear" w:color="auto" w:fill="FFFFFF"/>
          <w:lang w:eastAsia="en-GB"/>
        </w:rPr>
      </w:pPr>
      <w:r w:rsidRPr="001F55A6">
        <w:rPr>
          <w:rFonts w:ascii="Georgia" w:hAnsi="Georgia"/>
          <w:color w:val="474747"/>
          <w:sz w:val="21"/>
          <w:szCs w:val="21"/>
          <w:shd w:val="clear" w:color="auto" w:fill="FFFFFF"/>
          <w:lang w:eastAsia="en-GB"/>
        </w:rPr>
        <w:t>Intermediate operations are further divided into</w:t>
      </w:r>
      <w:r>
        <w:rPr>
          <w:rFonts w:ascii="Georgia" w:hAnsi="Georgia"/>
          <w:color w:val="474747"/>
          <w:sz w:val="21"/>
          <w:szCs w:val="21"/>
          <w:shd w:val="clear" w:color="auto" w:fill="FFFFFF"/>
          <w:lang w:eastAsia="en-GB"/>
        </w:rPr>
        <w:t xml:space="preserve"> </w:t>
      </w:r>
      <w:r w:rsidRPr="001F55A6">
        <w:rPr>
          <w:rFonts w:ascii="Georgia" w:hAnsi="Georgia"/>
          <w:i/>
          <w:iCs/>
          <w:color w:val="474747"/>
          <w:sz w:val="21"/>
          <w:szCs w:val="21"/>
          <w:shd w:val="clear" w:color="auto" w:fill="FFFFFF"/>
          <w:lang w:eastAsia="en-GB"/>
        </w:rPr>
        <w:t>stateless</w:t>
      </w:r>
      <w:r w:rsidRPr="001F55A6">
        <w:rPr>
          <w:rFonts w:ascii="Georgia" w:hAnsi="Georgia"/>
          <w:color w:val="474747"/>
          <w:sz w:val="21"/>
          <w:szCs w:val="21"/>
          <w:shd w:val="clear" w:color="auto" w:fill="FFFFFF"/>
          <w:lang w:eastAsia="en-GB"/>
        </w:rPr>
        <w:t> and </w:t>
      </w:r>
      <w:r w:rsidRPr="001F55A6">
        <w:rPr>
          <w:rFonts w:ascii="Georgia" w:hAnsi="Georgia"/>
          <w:i/>
          <w:iCs/>
          <w:color w:val="474747"/>
          <w:sz w:val="21"/>
          <w:szCs w:val="21"/>
          <w:shd w:val="clear" w:color="auto" w:fill="FFFFFF"/>
          <w:lang w:eastAsia="en-GB"/>
        </w:rPr>
        <w:t>stateful</w:t>
      </w:r>
      <w:r w:rsidRPr="001F55A6">
        <w:rPr>
          <w:rFonts w:ascii="Georgia" w:hAnsi="Georgia"/>
          <w:color w:val="474747"/>
          <w:sz w:val="21"/>
          <w:szCs w:val="21"/>
          <w:shd w:val="clear" w:color="auto" w:fill="FFFFFF"/>
          <w:lang w:eastAsia="en-GB"/>
        </w:rPr>
        <w:t> operations</w:t>
      </w:r>
      <w:r>
        <w:rPr>
          <w:rFonts w:ascii="Georgia" w:hAnsi="Georgia"/>
          <w:color w:val="474747"/>
          <w:sz w:val="21"/>
          <w:szCs w:val="21"/>
          <w:shd w:val="clear" w:color="auto" w:fill="FFFFFF"/>
          <w:lang w:eastAsia="en-GB"/>
        </w:rPr>
        <w:t>:</w:t>
      </w:r>
    </w:p>
    <w:p w14:paraId="73287076" w14:textId="77777777" w:rsidR="004E436D" w:rsidRPr="001F55A6" w:rsidRDefault="004E436D" w:rsidP="004E436D">
      <w:pPr>
        <w:pStyle w:val="ListParagraph"/>
        <w:numPr>
          <w:ilvl w:val="3"/>
          <w:numId w:val="19"/>
        </w:numPr>
        <w:rPr>
          <w:rFonts w:ascii="Times New Roman" w:hAnsi="Times New Roman"/>
          <w:sz w:val="24"/>
          <w:lang w:eastAsia="en-GB"/>
        </w:rPr>
      </w:pPr>
      <w:r w:rsidRPr="001F55A6">
        <w:rPr>
          <w:rFonts w:ascii="Georgia" w:hAnsi="Georgia"/>
          <w:b/>
          <w:bCs/>
          <w:color w:val="474747"/>
          <w:sz w:val="21"/>
          <w:szCs w:val="21"/>
          <w:shd w:val="clear" w:color="auto" w:fill="FFFFFF"/>
          <w:lang w:eastAsia="en-GB"/>
        </w:rPr>
        <w:t>Stateless</w:t>
      </w:r>
      <w:r w:rsidRPr="001F55A6">
        <w:rPr>
          <w:rFonts w:ascii="Georgia" w:hAnsi="Georgia"/>
          <w:color w:val="474747"/>
          <w:sz w:val="21"/>
          <w:szCs w:val="21"/>
          <w:shd w:val="clear" w:color="auto" w:fill="FFFFFF"/>
          <w:lang w:eastAsia="en-GB"/>
        </w:rPr>
        <w:t xml:space="preserve"> operations, such as </w:t>
      </w:r>
      <w:r w:rsidRPr="001F55A6">
        <w:rPr>
          <w:rFonts w:ascii="Courier New" w:hAnsi="Courier New" w:cs="Courier New"/>
          <w:color w:val="474747"/>
          <w:sz w:val="21"/>
          <w:szCs w:val="21"/>
          <w:shd w:val="clear" w:color="auto" w:fill="FFFFFF"/>
          <w:lang w:eastAsia="en-GB"/>
        </w:rPr>
        <w:t>filter</w:t>
      </w:r>
      <w:r w:rsidRPr="001F55A6">
        <w:rPr>
          <w:rFonts w:ascii="Georgia" w:hAnsi="Georgia"/>
          <w:color w:val="474747"/>
          <w:sz w:val="21"/>
          <w:szCs w:val="21"/>
          <w:shd w:val="clear" w:color="auto" w:fill="FFFFFF"/>
          <w:lang w:eastAsia="en-GB"/>
        </w:rPr>
        <w:t> and </w:t>
      </w:r>
      <w:r w:rsidRPr="001F55A6">
        <w:rPr>
          <w:rFonts w:ascii="Courier New" w:hAnsi="Courier New" w:cs="Courier New"/>
          <w:color w:val="474747"/>
          <w:sz w:val="21"/>
          <w:szCs w:val="21"/>
          <w:shd w:val="clear" w:color="auto" w:fill="FFFFFF"/>
          <w:lang w:eastAsia="en-GB"/>
        </w:rPr>
        <w:t>map</w:t>
      </w:r>
      <w:r w:rsidRPr="001F55A6">
        <w:rPr>
          <w:rFonts w:ascii="Georgia" w:hAnsi="Georgia"/>
          <w:color w:val="474747"/>
          <w:sz w:val="21"/>
          <w:szCs w:val="21"/>
          <w:shd w:val="clear" w:color="auto" w:fill="FFFFFF"/>
          <w:lang w:eastAsia="en-GB"/>
        </w:rPr>
        <w:t xml:space="preserve">, retain </w:t>
      </w:r>
      <w:r w:rsidRPr="001F55A6">
        <w:rPr>
          <w:rFonts w:ascii="Georgia" w:hAnsi="Georgia"/>
          <w:color w:val="474747"/>
          <w:sz w:val="21"/>
          <w:szCs w:val="21"/>
          <w:u w:val="single"/>
          <w:shd w:val="clear" w:color="auto" w:fill="FFFFFF"/>
          <w:lang w:eastAsia="en-GB"/>
        </w:rPr>
        <w:t>no state from previously seen element</w:t>
      </w:r>
      <w:r w:rsidRPr="001F55A6">
        <w:rPr>
          <w:rFonts w:ascii="Georgia" w:hAnsi="Georgia"/>
          <w:color w:val="474747"/>
          <w:sz w:val="21"/>
          <w:szCs w:val="21"/>
          <w:shd w:val="clear" w:color="auto" w:fill="FFFFFF"/>
          <w:lang w:eastAsia="en-GB"/>
        </w:rPr>
        <w:t xml:space="preserve"> when processing a new element -- each element can be processed independently of operations on other elements. </w:t>
      </w:r>
    </w:p>
    <w:p w14:paraId="716F66C9" w14:textId="77777777" w:rsidR="004E436D" w:rsidRPr="0082326F" w:rsidRDefault="004E436D" w:rsidP="004E436D">
      <w:pPr>
        <w:pStyle w:val="ListParagraph"/>
        <w:numPr>
          <w:ilvl w:val="3"/>
          <w:numId w:val="19"/>
        </w:numPr>
        <w:shd w:val="clear" w:color="auto" w:fill="FFFFFF"/>
        <w:spacing w:beforeAutospacing="1" w:after="100" w:afterAutospacing="1"/>
        <w:rPr>
          <w:rFonts w:ascii="Georgia" w:hAnsi="Georgia"/>
          <w:color w:val="474747"/>
          <w:sz w:val="21"/>
          <w:szCs w:val="21"/>
          <w:lang w:eastAsia="en-GB"/>
        </w:rPr>
      </w:pPr>
      <w:r w:rsidRPr="0082326F">
        <w:rPr>
          <w:rFonts w:ascii="Georgia" w:hAnsi="Georgia"/>
          <w:b/>
          <w:bCs/>
          <w:color w:val="474747"/>
          <w:sz w:val="21"/>
          <w:szCs w:val="21"/>
          <w:shd w:val="clear" w:color="auto" w:fill="FFFFFF"/>
          <w:lang w:eastAsia="en-GB"/>
        </w:rPr>
        <w:t>Stateful</w:t>
      </w:r>
      <w:r w:rsidRPr="0082326F">
        <w:rPr>
          <w:rFonts w:ascii="Georgia" w:hAnsi="Georgia"/>
          <w:color w:val="474747"/>
          <w:sz w:val="21"/>
          <w:szCs w:val="21"/>
          <w:shd w:val="clear" w:color="auto" w:fill="FFFFFF"/>
          <w:lang w:eastAsia="en-GB"/>
        </w:rPr>
        <w:t xml:space="preserve"> operations, such as </w:t>
      </w:r>
      <w:r w:rsidRPr="0082326F">
        <w:rPr>
          <w:rFonts w:ascii="Courier New" w:hAnsi="Courier New" w:cs="Courier New"/>
          <w:color w:val="474747"/>
          <w:sz w:val="21"/>
          <w:szCs w:val="21"/>
          <w:shd w:val="clear" w:color="auto" w:fill="FFFFFF"/>
          <w:lang w:eastAsia="en-GB"/>
        </w:rPr>
        <w:t>distinct</w:t>
      </w:r>
      <w:r w:rsidRPr="0082326F">
        <w:rPr>
          <w:rFonts w:ascii="Georgia" w:hAnsi="Georgia"/>
          <w:color w:val="474747"/>
          <w:sz w:val="21"/>
          <w:szCs w:val="21"/>
          <w:shd w:val="clear" w:color="auto" w:fill="FFFFFF"/>
          <w:lang w:eastAsia="en-GB"/>
        </w:rPr>
        <w:t> and </w:t>
      </w:r>
      <w:r w:rsidRPr="0082326F">
        <w:rPr>
          <w:rFonts w:ascii="Courier New" w:hAnsi="Courier New" w:cs="Courier New"/>
          <w:color w:val="474747"/>
          <w:sz w:val="21"/>
          <w:szCs w:val="21"/>
          <w:shd w:val="clear" w:color="auto" w:fill="FFFFFF"/>
          <w:lang w:eastAsia="en-GB"/>
        </w:rPr>
        <w:t>sorted</w:t>
      </w:r>
      <w:r w:rsidRPr="0082326F">
        <w:rPr>
          <w:rFonts w:ascii="Georgia" w:hAnsi="Georgia"/>
          <w:color w:val="474747"/>
          <w:sz w:val="21"/>
          <w:szCs w:val="21"/>
          <w:shd w:val="clear" w:color="auto" w:fill="FFFFFF"/>
          <w:lang w:eastAsia="en-GB"/>
        </w:rPr>
        <w:t xml:space="preserve">, may </w:t>
      </w:r>
      <w:r w:rsidRPr="0082326F">
        <w:rPr>
          <w:rFonts w:ascii="Georgia" w:hAnsi="Georgia"/>
          <w:color w:val="474747"/>
          <w:sz w:val="21"/>
          <w:szCs w:val="21"/>
          <w:u w:val="single"/>
          <w:shd w:val="clear" w:color="auto" w:fill="FFFFFF"/>
          <w:lang w:eastAsia="en-GB"/>
        </w:rPr>
        <w:t>incorporate state from previously seen elements</w:t>
      </w:r>
      <w:r w:rsidRPr="0082326F">
        <w:rPr>
          <w:rFonts w:ascii="Georgia" w:hAnsi="Georgia"/>
          <w:color w:val="474747"/>
          <w:sz w:val="21"/>
          <w:szCs w:val="21"/>
          <w:shd w:val="clear" w:color="auto" w:fill="FFFFFF"/>
          <w:lang w:eastAsia="en-GB"/>
        </w:rPr>
        <w:t xml:space="preserve"> when processing new elements.</w:t>
      </w:r>
    </w:p>
    <w:p w14:paraId="59C71A0A" w14:textId="77777777" w:rsidR="004E436D" w:rsidRDefault="004E436D" w:rsidP="004E436D">
      <w:pPr>
        <w:pStyle w:val="ListParagraph"/>
        <w:numPr>
          <w:ilvl w:val="0"/>
          <w:numId w:val="19"/>
        </w:numPr>
        <w:shd w:val="clear" w:color="auto" w:fill="FFFFFF"/>
        <w:spacing w:beforeAutospacing="1" w:after="100" w:afterAutospacing="1"/>
        <w:rPr>
          <w:rFonts w:ascii="Georgia" w:hAnsi="Georgia"/>
          <w:color w:val="474747"/>
          <w:sz w:val="21"/>
          <w:szCs w:val="21"/>
          <w:lang w:eastAsia="en-GB"/>
        </w:rPr>
      </w:pPr>
      <w:r w:rsidRPr="001F55A6">
        <w:rPr>
          <w:rFonts w:ascii="Georgia" w:hAnsi="Georgia"/>
          <w:b/>
          <w:bCs/>
          <w:color w:val="474747"/>
          <w:sz w:val="21"/>
          <w:szCs w:val="21"/>
          <w:lang w:eastAsia="en-GB"/>
        </w:rPr>
        <w:t>Terminal operations</w:t>
      </w:r>
      <w:r w:rsidRPr="001F55A6">
        <w:rPr>
          <w:rFonts w:ascii="Georgia" w:hAnsi="Georgia"/>
          <w:color w:val="474747"/>
          <w:sz w:val="21"/>
          <w:szCs w:val="21"/>
          <w:lang w:eastAsia="en-GB"/>
        </w:rPr>
        <w:t>, such as </w:t>
      </w:r>
      <w:r w:rsidRPr="001F55A6">
        <w:rPr>
          <w:rFonts w:ascii="Courier New" w:hAnsi="Courier New" w:cs="Courier New"/>
          <w:color w:val="474747"/>
          <w:sz w:val="21"/>
          <w:szCs w:val="21"/>
          <w:lang w:eastAsia="en-GB"/>
        </w:rPr>
        <w:t>Stream.forEach</w:t>
      </w:r>
      <w:r w:rsidRPr="001F55A6">
        <w:rPr>
          <w:rFonts w:ascii="Georgia" w:hAnsi="Georgia"/>
          <w:color w:val="474747"/>
          <w:sz w:val="21"/>
          <w:szCs w:val="21"/>
          <w:lang w:eastAsia="en-GB"/>
        </w:rPr>
        <w:t> or </w:t>
      </w:r>
      <w:r w:rsidRPr="001F55A6">
        <w:rPr>
          <w:rFonts w:ascii="Courier New" w:hAnsi="Courier New" w:cs="Courier New"/>
          <w:color w:val="474747"/>
          <w:sz w:val="21"/>
          <w:szCs w:val="21"/>
          <w:lang w:eastAsia="en-GB"/>
        </w:rPr>
        <w:t>IntStream.sum</w:t>
      </w:r>
      <w:r w:rsidRPr="001F55A6">
        <w:rPr>
          <w:rFonts w:ascii="Georgia" w:hAnsi="Georgia"/>
          <w:color w:val="474747"/>
          <w:sz w:val="21"/>
          <w:szCs w:val="21"/>
          <w:lang w:eastAsia="en-GB"/>
        </w:rPr>
        <w:t xml:space="preserve">, may traverse the stream to </w:t>
      </w:r>
      <w:r w:rsidRPr="001F55A6">
        <w:rPr>
          <w:rFonts w:ascii="Georgia" w:hAnsi="Georgia"/>
          <w:b/>
          <w:bCs/>
          <w:color w:val="474747"/>
          <w:sz w:val="21"/>
          <w:szCs w:val="21"/>
          <w:lang w:eastAsia="en-GB"/>
        </w:rPr>
        <w:t>produce a result or a side-effect</w:t>
      </w:r>
      <w:r w:rsidRPr="001F55A6">
        <w:rPr>
          <w:rFonts w:ascii="Georgia" w:hAnsi="Georgia"/>
          <w:color w:val="474747"/>
          <w:sz w:val="21"/>
          <w:szCs w:val="21"/>
          <w:lang w:eastAsia="en-GB"/>
        </w:rPr>
        <w:t xml:space="preserve">. After the terminal operation is performed, the stream pipeline is considered consumed, and can no longer be used; if you need to traverse the same data source again, you must return to the data source to get a new stream. In almost all cases, terminal operations </w:t>
      </w:r>
      <w:r w:rsidRPr="001F55A6">
        <w:rPr>
          <w:rFonts w:ascii="Georgia" w:hAnsi="Georgia"/>
          <w:b/>
          <w:bCs/>
          <w:color w:val="474747"/>
          <w:sz w:val="21"/>
          <w:szCs w:val="21"/>
          <w:lang w:eastAsia="en-GB"/>
        </w:rPr>
        <w:t>are </w:t>
      </w:r>
      <w:r w:rsidRPr="001F55A6">
        <w:rPr>
          <w:rFonts w:ascii="Georgia" w:hAnsi="Georgia"/>
          <w:b/>
          <w:bCs/>
          <w:i/>
          <w:iCs/>
          <w:color w:val="474747"/>
          <w:sz w:val="21"/>
          <w:szCs w:val="21"/>
          <w:lang w:eastAsia="en-GB"/>
        </w:rPr>
        <w:t>eager</w:t>
      </w:r>
      <w:r w:rsidRPr="001F55A6">
        <w:rPr>
          <w:rFonts w:ascii="Georgia" w:hAnsi="Georgia"/>
          <w:color w:val="474747"/>
          <w:sz w:val="21"/>
          <w:szCs w:val="21"/>
          <w:lang w:eastAsia="en-GB"/>
        </w:rPr>
        <w:t>, completing their traversal of the data source and processing of the pipeline before returning. Only the terminal operations </w:t>
      </w:r>
      <w:r w:rsidRPr="001F55A6">
        <w:rPr>
          <w:rFonts w:ascii="Courier New" w:hAnsi="Courier New" w:cs="Courier New"/>
          <w:color w:val="474747"/>
          <w:sz w:val="21"/>
          <w:szCs w:val="21"/>
          <w:lang w:eastAsia="en-GB"/>
        </w:rPr>
        <w:t>iterator()</w:t>
      </w:r>
      <w:r w:rsidRPr="001F55A6">
        <w:rPr>
          <w:rFonts w:ascii="Georgia" w:hAnsi="Georgia"/>
          <w:color w:val="474747"/>
          <w:sz w:val="21"/>
          <w:szCs w:val="21"/>
          <w:lang w:eastAsia="en-GB"/>
        </w:rPr>
        <w:t> and </w:t>
      </w:r>
      <w:r w:rsidRPr="001F55A6">
        <w:rPr>
          <w:rFonts w:ascii="Courier New" w:hAnsi="Courier New" w:cs="Courier New"/>
          <w:color w:val="474747"/>
          <w:sz w:val="21"/>
          <w:szCs w:val="21"/>
          <w:lang w:eastAsia="en-GB"/>
        </w:rPr>
        <w:t>spliterator()</w:t>
      </w:r>
      <w:r w:rsidRPr="001F55A6">
        <w:rPr>
          <w:rFonts w:ascii="Georgia" w:hAnsi="Georgia"/>
          <w:color w:val="474747"/>
          <w:sz w:val="21"/>
          <w:szCs w:val="21"/>
          <w:lang w:eastAsia="en-GB"/>
        </w:rPr>
        <w:t> are not; these are provided as an "escape hatch" to enable arbitrary client-controlled pipeline traversals in the event that the existing operations are not sufficient to the task.</w:t>
      </w:r>
    </w:p>
    <w:p w14:paraId="463ED690" w14:textId="77777777" w:rsidR="004E436D" w:rsidRPr="0082326F" w:rsidRDefault="004E436D" w:rsidP="004E436D">
      <w:pPr>
        <w:pStyle w:val="ListParagraph"/>
        <w:numPr>
          <w:ilvl w:val="0"/>
          <w:numId w:val="19"/>
        </w:numPr>
        <w:rPr>
          <w:rFonts w:ascii="Times New Roman" w:hAnsi="Times New Roman"/>
          <w:sz w:val="24"/>
          <w:lang w:eastAsia="en-GB"/>
        </w:rPr>
      </w:pPr>
      <w:r w:rsidRPr="0082326F">
        <w:rPr>
          <w:rFonts w:ascii="Georgia" w:hAnsi="Georgia"/>
          <w:color w:val="474747"/>
          <w:sz w:val="21"/>
          <w:szCs w:val="21"/>
          <w:shd w:val="clear" w:color="auto" w:fill="FFFFFF"/>
          <w:lang w:eastAsia="en-GB"/>
        </w:rPr>
        <w:t>some operations are deemed </w:t>
      </w:r>
      <w:r w:rsidRPr="0082326F">
        <w:rPr>
          <w:rFonts w:ascii="Georgia" w:hAnsi="Georgia"/>
          <w:b/>
          <w:bCs/>
          <w:i/>
          <w:iCs/>
          <w:color w:val="474747"/>
          <w:sz w:val="21"/>
          <w:szCs w:val="21"/>
          <w:shd w:val="clear" w:color="auto" w:fill="FFFFFF"/>
          <w:lang w:eastAsia="en-GB"/>
        </w:rPr>
        <w:t>short-circuiting</w:t>
      </w:r>
      <w:r w:rsidRPr="0082326F">
        <w:rPr>
          <w:rFonts w:ascii="Georgia" w:hAnsi="Georgia"/>
          <w:b/>
          <w:bCs/>
          <w:color w:val="474747"/>
          <w:sz w:val="21"/>
          <w:szCs w:val="21"/>
          <w:shd w:val="clear" w:color="auto" w:fill="FFFFFF"/>
          <w:lang w:eastAsia="en-GB"/>
        </w:rPr>
        <w:t> operations</w:t>
      </w:r>
      <w:r w:rsidRPr="0082326F">
        <w:rPr>
          <w:rFonts w:ascii="Georgia" w:hAnsi="Georgia"/>
          <w:color w:val="474747"/>
          <w:sz w:val="21"/>
          <w:szCs w:val="21"/>
          <w:shd w:val="clear" w:color="auto" w:fill="FFFFFF"/>
          <w:lang w:eastAsia="en-GB"/>
        </w:rPr>
        <w:t xml:space="preserve">. An intermediate operation is short-circuiting if, when presented with infinite input, it may produce a finite stream as a result. A terminal operation is </w:t>
      </w:r>
      <w:r w:rsidRPr="0082326F">
        <w:rPr>
          <w:rFonts w:ascii="Georgia" w:hAnsi="Georgia"/>
          <w:color w:val="474747"/>
          <w:sz w:val="21"/>
          <w:szCs w:val="21"/>
          <w:shd w:val="clear" w:color="auto" w:fill="FFFFFF"/>
          <w:lang w:eastAsia="en-GB"/>
        </w:rPr>
        <w:lastRenderedPageBreak/>
        <w:t>short-circuiting if, when presented with infinite input, it may terminate in finite time. Having a short-circuiting operation in the pipeline is a necessary, but not sufficient, condition for the processing of an infinite stream to terminate normally in finite time.</w:t>
      </w:r>
    </w:p>
    <w:p w14:paraId="73BA1F7C" w14:textId="77777777" w:rsidR="004E436D" w:rsidRPr="001F55A6" w:rsidRDefault="004E436D" w:rsidP="004E436D">
      <w:pPr>
        <w:pStyle w:val="ListParagraph"/>
        <w:numPr>
          <w:ilvl w:val="0"/>
          <w:numId w:val="19"/>
        </w:numPr>
        <w:shd w:val="clear" w:color="auto" w:fill="FFFFFF"/>
        <w:spacing w:beforeAutospacing="1" w:after="100" w:afterAutospacing="1"/>
        <w:rPr>
          <w:rFonts w:ascii="Georgia" w:hAnsi="Georgia"/>
          <w:color w:val="474747"/>
          <w:sz w:val="21"/>
          <w:szCs w:val="21"/>
          <w:lang w:eastAsia="en-GB"/>
        </w:rPr>
      </w:pPr>
    </w:p>
    <w:p w14:paraId="4656DBB2" w14:textId="77777777" w:rsidR="004E436D" w:rsidRPr="005A6AEC" w:rsidRDefault="004E436D" w:rsidP="004E436D">
      <w:pPr>
        <w:pStyle w:val="Body"/>
        <w:widowControl/>
        <w:numPr>
          <w:ilvl w:val="0"/>
          <w:numId w:val="18"/>
        </w:numPr>
        <w:spacing w:after="0"/>
        <w:rPr>
          <w:rStyle w:val="CodeChar"/>
          <w:rFonts w:ascii="Times New Roman" w:hAnsi="Times New Roman" w:cs="Times New Roman"/>
          <w:color w:val="auto"/>
          <w:shd w:val="clear" w:color="auto" w:fill="auto"/>
          <w:lang w:val="en-AU" w:bidi="ar-SA"/>
        </w:rPr>
      </w:pPr>
      <w:r w:rsidRPr="00BC57B6">
        <w:rPr>
          <w:lang w:val="en-AU"/>
        </w:rPr>
        <w:t>Stream.filter(condition) – will return a stream containing all the elements for which the {condition} is true.</w:t>
      </w:r>
      <w:r w:rsidRPr="00BC57B6">
        <w:rPr>
          <w:lang w:val="en-AU"/>
        </w:rPr>
        <w:br/>
      </w:r>
      <w:r>
        <w:rPr>
          <w:rStyle w:val="CodeChar"/>
        </w:rPr>
        <w:t xml:space="preserve">// will print out all the elements in list that are </w:t>
      </w:r>
      <w:r>
        <w:rPr>
          <w:rStyle w:val="CodeChar"/>
        </w:rPr>
        <w:br/>
        <w:t>// dividable by 5:</w:t>
      </w:r>
      <w:r>
        <w:rPr>
          <w:rStyle w:val="CodeChar"/>
        </w:rPr>
        <w:br/>
      </w:r>
      <w:r w:rsidRPr="00BC57B6">
        <w:rPr>
          <w:rStyle w:val="CodeChar"/>
        </w:rPr>
        <w:t>list.stream()</w:t>
      </w:r>
      <w:r>
        <w:rPr>
          <w:rStyle w:val="CodeChar"/>
        </w:rPr>
        <w:br/>
        <w:t xml:space="preserve">  </w:t>
      </w:r>
      <w:r w:rsidRPr="00BC57B6">
        <w:rPr>
          <w:rStyle w:val="CodeChar"/>
        </w:rPr>
        <w:t>.filter(num -&gt; num % 5 ==0)</w:t>
      </w:r>
      <w:r>
        <w:rPr>
          <w:rStyle w:val="CodeChar"/>
        </w:rPr>
        <w:br/>
        <w:t xml:space="preserve">  </w:t>
      </w:r>
      <w:r w:rsidRPr="00BC57B6">
        <w:rPr>
          <w:rStyle w:val="CodeChar"/>
        </w:rPr>
        <w:t>.forEach(System.out::println);</w:t>
      </w:r>
    </w:p>
    <w:p w14:paraId="0D371B0D" w14:textId="77777777" w:rsidR="004E436D" w:rsidRPr="005A6AEC" w:rsidRDefault="004E436D" w:rsidP="004E436D">
      <w:pPr>
        <w:pStyle w:val="Body"/>
        <w:widowControl/>
        <w:numPr>
          <w:ilvl w:val="0"/>
          <w:numId w:val="18"/>
        </w:numPr>
        <w:spacing w:after="0"/>
        <w:rPr>
          <w:rFonts w:ascii="Menlo-Regular" w:hAnsi="Menlo-Regular" w:cs="Menlo-Regular"/>
          <w:color w:val="121314"/>
          <w:lang w:val="en-AU" w:eastAsia="en-GB"/>
        </w:rPr>
      </w:pPr>
      <w:r>
        <w:rPr>
          <w:lang w:val="en-AU"/>
        </w:rPr>
        <w:t>Stream</w:t>
      </w:r>
      <w:r w:rsidRPr="005A6AEC">
        <w:rPr>
          <w:lang w:val="en-AU"/>
        </w:rPr>
        <w:t>.</w:t>
      </w:r>
      <w:r>
        <w:rPr>
          <w:lang w:val="en-AU"/>
        </w:rPr>
        <w:t xml:space="preserve">collect – collect all the elements of the stream that satisfied the conditions. Collect is a </w:t>
      </w:r>
      <w:r w:rsidRPr="005A6AEC">
        <w:rPr>
          <w:u w:val="single"/>
          <w:lang w:val="en-AU"/>
        </w:rPr>
        <w:t>terminal operation</w:t>
      </w:r>
      <w:r>
        <w:rPr>
          <w:lang w:val="en-AU"/>
        </w:rPr>
        <w:t xml:space="preserve"> and therefore, it is </w:t>
      </w:r>
      <w:r w:rsidRPr="005A6AEC">
        <w:rPr>
          <w:u w:val="single"/>
          <w:lang w:val="en-AU"/>
        </w:rPr>
        <w:t>always evaluated</w:t>
      </w:r>
      <w:r w:rsidRPr="005A6AEC">
        <w:rPr>
          <w:lang w:val="en-AU"/>
        </w:rPr>
        <w:t xml:space="preserve">. </w:t>
      </w:r>
      <w:r>
        <w:rPr>
          <w:lang w:val="en-AU"/>
        </w:rPr>
        <w:t>So for example:</w:t>
      </w:r>
      <w:r>
        <w:rPr>
          <w:lang w:val="en-AU"/>
        </w:rPr>
        <w:br/>
      </w:r>
      <w:r w:rsidRPr="005A6AEC">
        <w:rPr>
          <w:rStyle w:val="CodeChar"/>
          <w:lang w:val="en-AU" w:eastAsia="en-GB" w:bidi="ar-SA"/>
        </w:rPr>
        <w:t xml:space="preserve">final List&lt;String&gt; </w:t>
      </w:r>
      <w:r>
        <w:rPr>
          <w:rStyle w:val="CodeChar"/>
          <w:lang w:val="en-AU" w:eastAsia="en-GB" w:bidi="ar-SA"/>
        </w:rPr>
        <w:t>result</w:t>
      </w:r>
      <w:r w:rsidRPr="005A6AEC">
        <w:rPr>
          <w:rStyle w:val="CodeChar"/>
          <w:lang w:val="en-AU" w:eastAsia="en-GB" w:bidi="ar-SA"/>
        </w:rPr>
        <w:t xml:space="preserve"> = </w:t>
      </w:r>
      <w:r>
        <w:rPr>
          <w:rStyle w:val="CodeChar"/>
          <w:lang w:val="en-AU" w:eastAsia="en-GB" w:bidi="ar-SA"/>
        </w:rPr>
        <w:t>someList</w:t>
      </w:r>
      <w:r w:rsidRPr="005A6AEC">
        <w:rPr>
          <w:rStyle w:val="CodeChar"/>
          <w:lang w:val="en-AU" w:eastAsia="en-GB" w:bidi="ar-SA"/>
        </w:rPr>
        <w:t>.stream()</w:t>
      </w:r>
      <w:r w:rsidRPr="005A6AEC">
        <w:rPr>
          <w:rStyle w:val="CodeChar"/>
          <w:lang w:val="en-AU" w:eastAsia="en-GB" w:bidi="ar-SA"/>
        </w:rPr>
        <w:br/>
        <w:t xml:space="preserve">        .</w:t>
      </w:r>
      <w:r>
        <w:rPr>
          <w:rStyle w:val="CodeChar"/>
          <w:lang w:val="en-AU" w:eastAsia="en-GB" w:bidi="ar-SA"/>
        </w:rPr>
        <w:t>filter</w:t>
      </w:r>
      <w:r w:rsidRPr="005A6AEC">
        <w:rPr>
          <w:rStyle w:val="CodeChar"/>
          <w:lang w:val="en-AU" w:eastAsia="en-GB" w:bidi="ar-SA"/>
        </w:rPr>
        <w:t>(</w:t>
      </w:r>
      <w:r>
        <w:rPr>
          <w:rStyle w:val="CodeChar"/>
          <w:lang w:val="en-AU" w:eastAsia="en-GB" w:bidi="ar-SA"/>
        </w:rPr>
        <w:t>num -&gt; num % 5 == 0</w:t>
      </w:r>
      <w:r w:rsidRPr="005A6AEC">
        <w:rPr>
          <w:rStyle w:val="CodeChar"/>
          <w:lang w:val="en-AU" w:eastAsia="en-GB" w:bidi="ar-SA"/>
        </w:rPr>
        <w:t>)</w:t>
      </w:r>
      <w:r w:rsidRPr="005A6AEC">
        <w:rPr>
          <w:rStyle w:val="CodeChar"/>
          <w:lang w:val="en-AU" w:eastAsia="en-GB" w:bidi="ar-SA"/>
        </w:rPr>
        <w:br/>
        <w:t xml:space="preserve">        .collect(Collectors.toList());</w:t>
      </w:r>
      <w:r>
        <w:rPr>
          <w:rStyle w:val="CodeChar"/>
          <w:lang w:val="en-AU" w:eastAsia="en-GB" w:bidi="ar-SA"/>
        </w:rPr>
        <w:br/>
      </w:r>
      <w:r w:rsidRPr="005A6AEC">
        <w:t>will always return a list (empty of not) – if the input is an empty list or if the filtering resulted in an empty list -&gt; result will end up being an empty list. Never a null.</w:t>
      </w:r>
    </w:p>
    <w:p w14:paraId="674A8962" w14:textId="77777777" w:rsidR="004E436D" w:rsidRPr="00607F98" w:rsidRDefault="004E436D" w:rsidP="00607F98">
      <w:pPr>
        <w:pStyle w:val="Body"/>
      </w:pPr>
    </w:p>
    <w:p w14:paraId="54FAE729" w14:textId="48AE3BB0" w:rsidR="004A5710" w:rsidRDefault="00001E8B" w:rsidP="002452C8">
      <w:pPr>
        <w:pStyle w:val="Heading1"/>
        <w:rPr>
          <w:lang w:val="en-AU"/>
        </w:rPr>
      </w:pPr>
      <w:r>
        <w:rPr>
          <w:lang w:val="en-AU"/>
        </w:rPr>
        <w:lastRenderedPageBreak/>
        <w:t>Program</w:t>
      </w:r>
    </w:p>
    <w:p w14:paraId="5F34BD15" w14:textId="32DE272A" w:rsidR="00001E8B" w:rsidRPr="00001E8B" w:rsidRDefault="00001E8B" w:rsidP="00001E8B">
      <w:pPr>
        <w:pStyle w:val="Heading2"/>
      </w:pPr>
      <w:r>
        <w:rPr>
          <w:lang w:val="en-AU"/>
        </w:rPr>
        <w:t>Main</w:t>
      </w:r>
    </w:p>
    <w:p w14:paraId="3DA780EC" w14:textId="77777777" w:rsidR="004A5710" w:rsidRPr="004A5710" w:rsidRDefault="004A5710" w:rsidP="004A5710">
      <w:pPr>
        <w:pStyle w:val="Code"/>
        <w:ind w:left="1531"/>
        <w:rPr>
          <w:lang w:eastAsia="en-AU"/>
        </w:rPr>
      </w:pPr>
      <w:r w:rsidRPr="004A5710">
        <w:rPr>
          <w:lang w:eastAsia="en-AU"/>
        </w:rPr>
        <w:t>public class MyFirstJavaProgram {</w:t>
      </w:r>
    </w:p>
    <w:p w14:paraId="5E09C4D6" w14:textId="77777777" w:rsidR="004A5710" w:rsidRPr="004A5710" w:rsidRDefault="004A5710" w:rsidP="004A5710">
      <w:pPr>
        <w:pStyle w:val="Code"/>
        <w:ind w:left="1531"/>
        <w:rPr>
          <w:lang w:eastAsia="en-AU"/>
        </w:rPr>
      </w:pPr>
    </w:p>
    <w:p w14:paraId="37D11D2F" w14:textId="77777777" w:rsidR="004A5710" w:rsidRPr="004A5710" w:rsidRDefault="004A5710" w:rsidP="004A5710">
      <w:pPr>
        <w:pStyle w:val="Code"/>
        <w:ind w:left="1531"/>
        <w:rPr>
          <w:lang w:eastAsia="en-AU"/>
        </w:rPr>
      </w:pPr>
      <w:r w:rsidRPr="004A5710">
        <w:rPr>
          <w:lang w:eastAsia="en-AU"/>
        </w:rPr>
        <w:t xml:space="preserve">   /* This is my first java program.</w:t>
      </w:r>
    </w:p>
    <w:p w14:paraId="6C596CF0" w14:textId="77777777" w:rsidR="004A5710" w:rsidRPr="004A5710" w:rsidRDefault="004A5710" w:rsidP="004A5710">
      <w:pPr>
        <w:pStyle w:val="Code"/>
        <w:ind w:left="1531"/>
        <w:rPr>
          <w:lang w:eastAsia="en-AU"/>
        </w:rPr>
      </w:pPr>
      <w:r w:rsidRPr="004A5710">
        <w:rPr>
          <w:lang w:eastAsia="en-AU"/>
        </w:rPr>
        <w:t xml:space="preserve">    * This will print 'Hello World' as the output</w:t>
      </w:r>
    </w:p>
    <w:p w14:paraId="3DB51D5D" w14:textId="77777777" w:rsidR="004A5710" w:rsidRPr="004A5710" w:rsidRDefault="004A5710" w:rsidP="004A5710">
      <w:pPr>
        <w:pStyle w:val="Code"/>
        <w:ind w:left="1531"/>
        <w:rPr>
          <w:lang w:eastAsia="en-AU"/>
        </w:rPr>
      </w:pPr>
      <w:r w:rsidRPr="004A5710">
        <w:rPr>
          <w:lang w:eastAsia="en-AU"/>
        </w:rPr>
        <w:t xml:space="preserve">    */</w:t>
      </w:r>
    </w:p>
    <w:p w14:paraId="68343B18" w14:textId="77777777" w:rsidR="004A5710" w:rsidRPr="004A5710" w:rsidRDefault="004A5710" w:rsidP="004A5710">
      <w:pPr>
        <w:pStyle w:val="Code"/>
        <w:ind w:left="1531"/>
        <w:rPr>
          <w:lang w:eastAsia="en-AU"/>
        </w:rPr>
      </w:pPr>
    </w:p>
    <w:p w14:paraId="36CBFE68" w14:textId="77777777" w:rsidR="004A5710" w:rsidRPr="004A5710" w:rsidRDefault="004A5710" w:rsidP="004A5710">
      <w:pPr>
        <w:pStyle w:val="Code"/>
        <w:ind w:left="1531"/>
        <w:rPr>
          <w:lang w:eastAsia="en-AU"/>
        </w:rPr>
      </w:pPr>
      <w:r w:rsidRPr="004A5710">
        <w:rPr>
          <w:lang w:eastAsia="en-AU"/>
        </w:rPr>
        <w:t xml:space="preserve">   </w:t>
      </w:r>
      <w:r w:rsidRPr="004A5710">
        <w:rPr>
          <w:b/>
          <w:bCs/>
          <w:lang w:eastAsia="en-AU"/>
        </w:rPr>
        <w:t>public static void main</w:t>
      </w:r>
      <w:r w:rsidRPr="004A5710">
        <w:rPr>
          <w:lang w:eastAsia="en-AU"/>
        </w:rPr>
        <w:t>(String []args) {</w:t>
      </w:r>
    </w:p>
    <w:p w14:paraId="4AEBAAD5" w14:textId="77777777" w:rsidR="004A5710" w:rsidRPr="004A5710" w:rsidRDefault="004A5710" w:rsidP="004A5710">
      <w:pPr>
        <w:pStyle w:val="Code"/>
        <w:ind w:left="1531"/>
        <w:rPr>
          <w:lang w:eastAsia="en-AU"/>
        </w:rPr>
      </w:pPr>
      <w:r w:rsidRPr="004A5710">
        <w:rPr>
          <w:lang w:eastAsia="en-AU"/>
        </w:rPr>
        <w:t xml:space="preserve">      System.out.println("Hello World"); // prints Hello World</w:t>
      </w:r>
    </w:p>
    <w:p w14:paraId="4E05790E" w14:textId="77777777" w:rsidR="004A5710" w:rsidRPr="004A5710" w:rsidRDefault="004A5710" w:rsidP="004A5710">
      <w:pPr>
        <w:pStyle w:val="Code"/>
        <w:ind w:left="1531"/>
        <w:rPr>
          <w:lang w:eastAsia="en-AU"/>
        </w:rPr>
      </w:pPr>
      <w:r w:rsidRPr="004A5710">
        <w:rPr>
          <w:lang w:eastAsia="en-AU"/>
        </w:rPr>
        <w:t xml:space="preserve">   }</w:t>
      </w:r>
    </w:p>
    <w:p w14:paraId="4301F975" w14:textId="77777777" w:rsidR="004A5710" w:rsidRPr="004A5710" w:rsidRDefault="004A5710" w:rsidP="004A5710">
      <w:pPr>
        <w:pStyle w:val="Code"/>
        <w:ind w:left="1531"/>
        <w:rPr>
          <w:lang w:eastAsia="en-AU"/>
        </w:rPr>
      </w:pPr>
      <w:r w:rsidRPr="004A5710">
        <w:rPr>
          <w:lang w:eastAsia="en-AU"/>
        </w:rPr>
        <w:t>}</w:t>
      </w:r>
    </w:p>
    <w:p w14:paraId="24C62812" w14:textId="1ED45525" w:rsidR="004A5710" w:rsidRDefault="00001E8B" w:rsidP="00001E8B">
      <w:pPr>
        <w:pStyle w:val="Heading2"/>
        <w:rPr>
          <w:lang w:val="en-AU"/>
        </w:rPr>
      </w:pPr>
      <w:r>
        <w:rPr>
          <w:lang w:val="en-AU"/>
        </w:rPr>
        <w:t>Compiler</w:t>
      </w:r>
    </w:p>
    <w:p w14:paraId="52D32756" w14:textId="6DE185C3" w:rsidR="00001E8B" w:rsidRDefault="00001E8B" w:rsidP="00001E8B">
      <w:pPr>
        <w:pStyle w:val="Body"/>
        <w:rPr>
          <w:lang w:val="en-AU"/>
        </w:rPr>
      </w:pPr>
      <w:r>
        <w:rPr>
          <w:lang w:val="en-AU"/>
        </w:rPr>
        <w:t>In command line:</w:t>
      </w:r>
    </w:p>
    <w:p w14:paraId="7FD5791B" w14:textId="10F280C7" w:rsidR="00001E8B" w:rsidRDefault="00001E8B" w:rsidP="00001E8B">
      <w:pPr>
        <w:pStyle w:val="Code"/>
        <w:ind w:left="1531"/>
      </w:pPr>
      <w:r>
        <w:t>&gt; javac &lt;MyJavaFile.java&gt;</w:t>
      </w:r>
    </w:p>
    <w:p w14:paraId="4242F97B" w14:textId="475B699E" w:rsidR="00001E8B" w:rsidRDefault="00001E8B" w:rsidP="00001E8B">
      <w:pPr>
        <w:pStyle w:val="Body"/>
        <w:rPr>
          <w:lang w:val="en-AU"/>
        </w:rPr>
      </w:pPr>
      <w:r>
        <w:rPr>
          <w:lang w:val="en-AU"/>
        </w:rPr>
        <w:t>Will compile the MyJavaFile.java to .exe.</w:t>
      </w:r>
    </w:p>
    <w:p w14:paraId="6478542E" w14:textId="16147B5F" w:rsidR="00203678" w:rsidRDefault="00203678" w:rsidP="00FB532A">
      <w:pPr>
        <w:pStyle w:val="Heading2"/>
        <w:rPr>
          <w:lang w:val="en-AU"/>
        </w:rPr>
      </w:pPr>
      <w:r>
        <w:rPr>
          <w:lang w:val="en-AU"/>
        </w:rPr>
        <w:t>Build Tools</w:t>
      </w:r>
    </w:p>
    <w:p w14:paraId="2ACDB219" w14:textId="3A374628" w:rsidR="00203678" w:rsidRDefault="00203678" w:rsidP="00203678">
      <w:pPr>
        <w:pStyle w:val="Heading3"/>
        <w:rPr>
          <w:lang w:val="en-AU"/>
        </w:rPr>
      </w:pPr>
      <w:r>
        <w:rPr>
          <w:lang w:val="en-AU"/>
        </w:rPr>
        <w:t>Maven</w:t>
      </w:r>
    </w:p>
    <w:p w14:paraId="758B3E33" w14:textId="4540AFD2" w:rsidR="00203678" w:rsidRPr="00203678" w:rsidRDefault="00203678" w:rsidP="00203678">
      <w:pPr>
        <w:pStyle w:val="Body"/>
        <w:rPr>
          <w:lang w:val="en-AU"/>
        </w:rPr>
      </w:pPr>
      <w:r>
        <w:rPr>
          <w:lang w:val="en-AU"/>
        </w:rPr>
        <w:t xml:space="preserve">Maven is a build and deployment tool and dependencies manager. </w:t>
      </w:r>
    </w:p>
    <w:p w14:paraId="18EF9C48" w14:textId="10E2B64D" w:rsidR="00FB532A" w:rsidRDefault="00FB532A" w:rsidP="00FB532A">
      <w:pPr>
        <w:pStyle w:val="Heading2"/>
        <w:rPr>
          <w:lang w:val="en-AU"/>
        </w:rPr>
      </w:pPr>
      <w:r>
        <w:rPr>
          <w:lang w:val="en-AU"/>
        </w:rPr>
        <w:t>Synchronizing Methods and code Blocks</w:t>
      </w:r>
    </w:p>
    <w:p w14:paraId="08786960" w14:textId="2E972C28" w:rsidR="00FB532A" w:rsidRDefault="00FB532A" w:rsidP="00FB532A">
      <w:pPr>
        <w:pStyle w:val="Body"/>
      </w:pPr>
      <w:r>
        <w:t>In Java it is possible to specify synchronized blocks of code that ensure that only one thread can access a particular object at a time and then create a critical section of code.</w:t>
      </w:r>
    </w:p>
    <w:p w14:paraId="664CFC5E" w14:textId="77777777" w:rsidR="00FB532A" w:rsidRPr="00FB532A" w:rsidRDefault="00FB532A" w:rsidP="00FB532A">
      <w:pPr>
        <w:pStyle w:val="Code"/>
        <w:ind w:left="2160"/>
        <w:rPr>
          <w:lang w:eastAsia="en-AU"/>
        </w:rPr>
      </w:pPr>
      <w:r w:rsidRPr="00FB532A">
        <w:rPr>
          <w:lang w:eastAsia="en-AU"/>
        </w:rPr>
        <w:t xml:space="preserve">public void withdrawAmount(int num){ </w:t>
      </w:r>
    </w:p>
    <w:p w14:paraId="327A7D0A" w14:textId="77777777" w:rsidR="00FB532A" w:rsidRPr="00FB532A" w:rsidRDefault="00FB532A" w:rsidP="00FB532A">
      <w:pPr>
        <w:pStyle w:val="Code"/>
        <w:ind w:left="2160"/>
        <w:rPr>
          <w:lang w:eastAsia="en-AU"/>
        </w:rPr>
      </w:pPr>
    </w:p>
    <w:p w14:paraId="201BA8C6" w14:textId="77777777" w:rsidR="00FB532A" w:rsidRPr="00FB532A" w:rsidRDefault="00FB532A" w:rsidP="00FB532A">
      <w:pPr>
        <w:pStyle w:val="Code"/>
        <w:ind w:left="2160"/>
        <w:rPr>
          <w:lang w:eastAsia="en-AU"/>
        </w:rPr>
      </w:pPr>
      <w:r w:rsidRPr="00FB532A">
        <w:rPr>
          <w:lang w:eastAsia="en-AU"/>
        </w:rPr>
        <w:t xml:space="preserve">   synchronized(this){ </w:t>
      </w:r>
    </w:p>
    <w:p w14:paraId="602679FC" w14:textId="77777777" w:rsidR="00FB532A" w:rsidRPr="00FB532A" w:rsidRDefault="00FB532A" w:rsidP="00FB532A">
      <w:pPr>
        <w:pStyle w:val="Code"/>
        <w:ind w:left="2160"/>
        <w:rPr>
          <w:lang w:eastAsia="en-AU"/>
        </w:rPr>
      </w:pPr>
    </w:p>
    <w:p w14:paraId="3F22B261" w14:textId="77777777" w:rsidR="00FB532A" w:rsidRPr="00FB532A" w:rsidRDefault="00FB532A" w:rsidP="00FB532A">
      <w:pPr>
        <w:pStyle w:val="Code"/>
        <w:ind w:left="2160"/>
        <w:rPr>
          <w:lang w:eastAsia="en-AU"/>
        </w:rPr>
      </w:pPr>
      <w:r w:rsidRPr="00FB532A">
        <w:rPr>
          <w:lang w:eastAsia="en-AU"/>
        </w:rPr>
        <w:t xml:space="preserve">   if(num &lt; this.amount)</w:t>
      </w:r>
    </w:p>
    <w:p w14:paraId="31221A6A" w14:textId="77777777" w:rsidR="00FB532A" w:rsidRPr="00FB532A" w:rsidRDefault="00FB532A" w:rsidP="00FB532A">
      <w:pPr>
        <w:pStyle w:val="Code"/>
        <w:ind w:left="2160"/>
        <w:rPr>
          <w:lang w:eastAsia="en-AU"/>
        </w:rPr>
      </w:pPr>
      <w:r w:rsidRPr="00FB532A">
        <w:rPr>
          <w:lang w:eastAsia="en-AU"/>
        </w:rPr>
        <w:t xml:space="preserve">     this.amount -= num; </w:t>
      </w:r>
    </w:p>
    <w:p w14:paraId="045C32EC" w14:textId="77777777" w:rsidR="00FB532A" w:rsidRPr="00FB532A" w:rsidRDefault="00FB532A" w:rsidP="00FB532A">
      <w:pPr>
        <w:pStyle w:val="Code"/>
        <w:ind w:left="2160"/>
        <w:rPr>
          <w:lang w:eastAsia="en-AU"/>
        </w:rPr>
      </w:pPr>
    </w:p>
    <w:p w14:paraId="601A361D" w14:textId="77777777" w:rsidR="00FB532A" w:rsidRPr="00FB532A" w:rsidRDefault="00FB532A" w:rsidP="00FB532A">
      <w:pPr>
        <w:pStyle w:val="Code"/>
        <w:ind w:left="2160"/>
        <w:rPr>
          <w:lang w:eastAsia="en-AU"/>
        </w:rPr>
      </w:pPr>
      <w:r w:rsidRPr="00FB532A">
        <w:rPr>
          <w:lang w:eastAsia="en-AU"/>
        </w:rPr>
        <w:t xml:space="preserve">   }</w:t>
      </w:r>
    </w:p>
    <w:p w14:paraId="689AE115" w14:textId="77777777" w:rsidR="00FB532A" w:rsidRPr="00FB532A" w:rsidRDefault="00FB532A" w:rsidP="00FB532A">
      <w:pPr>
        <w:pStyle w:val="Code"/>
        <w:ind w:left="2160"/>
        <w:rPr>
          <w:lang w:eastAsia="en-AU"/>
        </w:rPr>
      </w:pPr>
    </w:p>
    <w:p w14:paraId="18B9C7B6" w14:textId="77777777" w:rsidR="00FB532A" w:rsidRPr="00FB532A" w:rsidRDefault="00FB532A" w:rsidP="00FB532A">
      <w:pPr>
        <w:pStyle w:val="Code"/>
        <w:ind w:left="2160"/>
        <w:rPr>
          <w:lang w:eastAsia="en-AU"/>
        </w:rPr>
      </w:pPr>
      <w:r w:rsidRPr="00FB532A">
        <w:rPr>
          <w:lang w:eastAsia="en-AU"/>
        </w:rPr>
        <w:t xml:space="preserve"> }</w:t>
      </w:r>
    </w:p>
    <w:p w14:paraId="7885D318" w14:textId="28235DDD" w:rsidR="00FB532A" w:rsidRDefault="00FB532A" w:rsidP="00FB532A">
      <w:pPr>
        <w:pStyle w:val="Body"/>
      </w:pPr>
      <w:r>
        <w:t xml:space="preserve">Both C# and Java support the concept of synchronized methods. Whenever a synchronized method is called, the thread that called the method locks the object that contains the method. Thus other threads cannot call a synchronized method on the same object until the object is unlocked by the first thread when it finishes executing the synchronized method. Synchronized methods are marked in Java by using the </w:t>
      </w:r>
      <w:r>
        <w:rPr>
          <w:rStyle w:val="HTMLCode"/>
        </w:rPr>
        <w:t>synchronized</w:t>
      </w:r>
      <w:r>
        <w:t xml:space="preserve"> keyword</w:t>
      </w:r>
    </w:p>
    <w:p w14:paraId="6FD4B416" w14:textId="4E0D90CD" w:rsidR="00FB532A" w:rsidRDefault="00FB532A" w:rsidP="00FB532A">
      <w:pPr>
        <w:pStyle w:val="Body"/>
      </w:pPr>
    </w:p>
    <w:p w14:paraId="4D84A268" w14:textId="77777777" w:rsidR="00FB532A" w:rsidRPr="00FB532A" w:rsidRDefault="00FB532A" w:rsidP="00FB532A">
      <w:pPr>
        <w:pStyle w:val="Code"/>
        <w:ind w:left="2160"/>
        <w:rPr>
          <w:lang w:eastAsia="en-AU"/>
        </w:rPr>
      </w:pPr>
      <w:r w:rsidRPr="00FB532A">
        <w:rPr>
          <w:lang w:eastAsia="en-AU"/>
        </w:rPr>
        <w:lastRenderedPageBreak/>
        <w:t>public class BankAccount{</w:t>
      </w:r>
    </w:p>
    <w:p w14:paraId="745740C7" w14:textId="77777777" w:rsidR="00FB532A" w:rsidRPr="00FB532A" w:rsidRDefault="00FB532A" w:rsidP="00FB532A">
      <w:pPr>
        <w:pStyle w:val="Code"/>
        <w:ind w:left="2160"/>
        <w:rPr>
          <w:lang w:eastAsia="en-AU"/>
        </w:rPr>
      </w:pPr>
    </w:p>
    <w:p w14:paraId="525CF9B1" w14:textId="77777777" w:rsidR="00FB532A" w:rsidRPr="00FB532A" w:rsidRDefault="00FB532A" w:rsidP="00FB532A">
      <w:pPr>
        <w:pStyle w:val="Code"/>
        <w:ind w:left="2160"/>
        <w:rPr>
          <w:lang w:eastAsia="en-AU"/>
        </w:rPr>
      </w:pPr>
      <w:r w:rsidRPr="00FB532A">
        <w:rPr>
          <w:lang w:eastAsia="en-AU"/>
        </w:rPr>
        <w:t xml:space="preserve">  public synchronized void withdrawAmount(int num){ </w:t>
      </w:r>
    </w:p>
    <w:p w14:paraId="53E3EE9D" w14:textId="77777777" w:rsidR="00FB532A" w:rsidRPr="00FB532A" w:rsidRDefault="00FB532A" w:rsidP="00FB532A">
      <w:pPr>
        <w:pStyle w:val="Code"/>
        <w:ind w:left="2160"/>
        <w:rPr>
          <w:lang w:eastAsia="en-AU"/>
        </w:rPr>
      </w:pPr>
    </w:p>
    <w:p w14:paraId="6A45EBC7" w14:textId="77777777" w:rsidR="00FB532A" w:rsidRPr="00FB532A" w:rsidRDefault="00FB532A" w:rsidP="00FB532A">
      <w:pPr>
        <w:pStyle w:val="Code"/>
        <w:ind w:left="2160"/>
        <w:rPr>
          <w:lang w:eastAsia="en-AU"/>
        </w:rPr>
      </w:pPr>
      <w:r w:rsidRPr="00FB532A">
        <w:rPr>
          <w:lang w:eastAsia="en-AU"/>
        </w:rPr>
        <w:t xml:space="preserve">   if(num &lt; this.amount)</w:t>
      </w:r>
    </w:p>
    <w:p w14:paraId="17731CF8" w14:textId="77777777" w:rsidR="00FB532A" w:rsidRPr="00FB532A" w:rsidRDefault="00FB532A" w:rsidP="00FB532A">
      <w:pPr>
        <w:pStyle w:val="Code"/>
        <w:ind w:left="2160"/>
        <w:rPr>
          <w:lang w:eastAsia="en-AU"/>
        </w:rPr>
      </w:pPr>
      <w:r w:rsidRPr="00FB532A">
        <w:rPr>
          <w:lang w:eastAsia="en-AU"/>
        </w:rPr>
        <w:t xml:space="preserve">     this.amount - num; </w:t>
      </w:r>
    </w:p>
    <w:p w14:paraId="362B0A3F" w14:textId="77777777" w:rsidR="00FB532A" w:rsidRPr="00FB532A" w:rsidRDefault="00FB532A" w:rsidP="00FB532A">
      <w:pPr>
        <w:pStyle w:val="Code"/>
        <w:ind w:left="2160"/>
        <w:rPr>
          <w:lang w:eastAsia="en-AU"/>
        </w:rPr>
      </w:pPr>
    </w:p>
    <w:p w14:paraId="2C34D68C" w14:textId="77777777" w:rsidR="00FB532A" w:rsidRPr="00FB532A" w:rsidRDefault="00FB532A" w:rsidP="00FB532A">
      <w:pPr>
        <w:pStyle w:val="Code"/>
        <w:ind w:left="2160"/>
        <w:rPr>
          <w:lang w:eastAsia="en-AU"/>
        </w:rPr>
      </w:pPr>
      <w:r w:rsidRPr="00FB532A">
        <w:rPr>
          <w:lang w:eastAsia="en-AU"/>
        </w:rPr>
        <w:t xml:space="preserve"> }</w:t>
      </w:r>
    </w:p>
    <w:p w14:paraId="02179387" w14:textId="77777777" w:rsidR="00FB532A" w:rsidRPr="00FB532A" w:rsidRDefault="00FB532A" w:rsidP="00FB532A">
      <w:pPr>
        <w:pStyle w:val="Code"/>
        <w:ind w:left="2160"/>
        <w:rPr>
          <w:lang w:eastAsia="en-AU"/>
        </w:rPr>
      </w:pPr>
    </w:p>
    <w:p w14:paraId="5D834D46" w14:textId="77777777" w:rsidR="00FB532A" w:rsidRPr="00FB532A" w:rsidRDefault="00FB532A" w:rsidP="00FB532A">
      <w:pPr>
        <w:pStyle w:val="Code"/>
        <w:ind w:left="2160"/>
        <w:rPr>
          <w:lang w:eastAsia="en-AU"/>
        </w:rPr>
      </w:pPr>
      <w:r w:rsidRPr="00FB532A">
        <w:rPr>
          <w:lang w:eastAsia="en-AU"/>
        </w:rPr>
        <w:t>}//BankAccount</w:t>
      </w:r>
    </w:p>
    <w:p w14:paraId="36F40CF7" w14:textId="77777777" w:rsidR="001F5B86" w:rsidRDefault="001F5B86" w:rsidP="001F5B86">
      <w:pPr>
        <w:pStyle w:val="Heading2"/>
        <w:tabs>
          <w:tab w:val="clear" w:pos="1531"/>
          <w:tab w:val="num" w:pos="1440"/>
        </w:tabs>
        <w:ind w:left="1440" w:hanging="720"/>
        <w:rPr>
          <w:lang w:val="en-AU"/>
        </w:rPr>
      </w:pPr>
      <w:r>
        <w:rPr>
          <w:lang w:val="en-AU"/>
        </w:rPr>
        <w:t>Asynchronous Threads</w:t>
      </w:r>
    </w:p>
    <w:p w14:paraId="4BA22C3B" w14:textId="77777777" w:rsidR="001F5B86" w:rsidRDefault="001F5B86" w:rsidP="001F5B86">
      <w:pPr>
        <w:pStyle w:val="Body"/>
        <w:rPr>
          <w:lang w:val="en-AU"/>
        </w:rPr>
      </w:pPr>
      <w:hyperlink r:id="rId10" w:history="1">
        <w:r w:rsidRPr="00906071">
          <w:rPr>
            <w:rStyle w:val="Hyperlink"/>
            <w:lang w:val="en-AU"/>
          </w:rPr>
          <w:t>https://www.geeksforgeeks.org/asynchronous-synchronous-callbacks-java/</w:t>
        </w:r>
      </w:hyperlink>
      <w:r>
        <w:rPr>
          <w:lang w:val="en-AU"/>
        </w:rPr>
        <w:t xml:space="preserve"> </w:t>
      </w:r>
    </w:p>
    <w:p w14:paraId="2787BEBC" w14:textId="77777777" w:rsidR="001F5B86" w:rsidRPr="00C66970" w:rsidRDefault="001F5B86" w:rsidP="001F5B86">
      <w:pPr>
        <w:pStyle w:val="Body"/>
        <w:rPr>
          <w:lang w:val="en-AU"/>
        </w:rPr>
      </w:pPr>
      <w:r w:rsidRPr="008C0EEB">
        <w:rPr>
          <w:lang w:val="en-AU"/>
        </w:rPr>
        <w:t xml:space="preserve">threads: </w:t>
      </w:r>
      <w:hyperlink r:id="rId11" w:history="1">
        <w:r w:rsidRPr="00734930">
          <w:rPr>
            <w:rStyle w:val="Hyperlink"/>
            <w:lang w:val="en-AU"/>
          </w:rPr>
          <w:t>https://www.geeksforgeeks.org/callable-future-java/</w:t>
        </w:r>
      </w:hyperlink>
      <w:r>
        <w:rPr>
          <w:lang w:val="en-AU"/>
        </w:rPr>
        <w:t xml:space="preserve"> </w:t>
      </w:r>
    </w:p>
    <w:p w14:paraId="7FAA3B60" w14:textId="18C665FA" w:rsidR="00A156B4" w:rsidRDefault="00A156B4" w:rsidP="00A156B4">
      <w:pPr>
        <w:pStyle w:val="Body"/>
        <w:numPr>
          <w:ilvl w:val="0"/>
          <w:numId w:val="3"/>
        </w:numPr>
      </w:pPr>
      <w:r>
        <w:t xml:space="preserve">Java threads are created by subclassing the </w:t>
      </w:r>
      <w:r>
        <w:rPr>
          <w:rStyle w:val="HTMLCode"/>
        </w:rPr>
        <w:t>java.lang.Thread</w:t>
      </w:r>
      <w:r>
        <w:t xml:space="preserve"> class and overriding its run() method or by implementing the </w:t>
      </w:r>
      <w:r>
        <w:rPr>
          <w:rStyle w:val="HTMLCode"/>
        </w:rPr>
        <w:t>java.lang.Runnable</w:t>
      </w:r>
      <w:r>
        <w:t xml:space="preserve"> interface and implementing the run() method. </w:t>
      </w:r>
    </w:p>
    <w:p w14:paraId="294BA4BC" w14:textId="6175229A" w:rsidR="00A156B4" w:rsidRDefault="00A156B4" w:rsidP="00A156B4">
      <w:pPr>
        <w:pStyle w:val="Body"/>
        <w:numPr>
          <w:ilvl w:val="0"/>
          <w:numId w:val="3"/>
        </w:numPr>
      </w:pPr>
      <w:r>
        <w:rPr>
          <w:lang w:val="en-AU"/>
        </w:rPr>
        <w:t>E</w:t>
      </w:r>
      <w:r>
        <w:t xml:space="preserve">very class inherits the wait(), notify() and notifyAll() from </w:t>
      </w:r>
      <w:r>
        <w:rPr>
          <w:rStyle w:val="HTMLCode"/>
        </w:rPr>
        <w:t>java.lang.Object</w:t>
      </w:r>
      <w:r>
        <w:t xml:space="preserve"> which are used for thread operations. </w:t>
      </w:r>
    </w:p>
    <w:p w14:paraId="24AFF2ED" w14:textId="77777777" w:rsidR="00A156B4" w:rsidRPr="00A156B4" w:rsidRDefault="00A156B4" w:rsidP="00A156B4">
      <w:pPr>
        <w:pStyle w:val="Code"/>
        <w:ind w:left="2251"/>
        <w:rPr>
          <w:lang w:eastAsia="en-AU"/>
        </w:rPr>
      </w:pPr>
      <w:r w:rsidRPr="00A156B4">
        <w:rPr>
          <w:lang w:eastAsia="en-AU"/>
        </w:rPr>
        <w:t xml:space="preserve">class WorkerThread </w:t>
      </w:r>
      <w:r w:rsidRPr="00A156B4">
        <w:rPr>
          <w:b/>
          <w:bCs/>
          <w:color w:val="0000CC"/>
          <w:lang w:eastAsia="en-AU"/>
        </w:rPr>
        <w:t>extends Thread</w:t>
      </w:r>
      <w:r w:rsidRPr="00A156B4">
        <w:rPr>
          <w:lang w:eastAsia="en-AU"/>
        </w:rPr>
        <w:t>{</w:t>
      </w:r>
    </w:p>
    <w:p w14:paraId="53F1A36B" w14:textId="77777777" w:rsidR="00A156B4" w:rsidRDefault="00A156B4" w:rsidP="00A156B4">
      <w:pPr>
        <w:pStyle w:val="Code"/>
        <w:ind w:left="2251"/>
        <w:rPr>
          <w:lang w:eastAsia="en-AU"/>
        </w:rPr>
      </w:pPr>
      <w:r w:rsidRPr="00A156B4">
        <w:rPr>
          <w:lang w:eastAsia="en-AU"/>
        </w:rPr>
        <w:t xml:space="preserve">  </w:t>
      </w:r>
      <w:r>
        <w:rPr>
          <w:lang w:eastAsia="en-AU"/>
        </w:rPr>
        <w:tab/>
        <w:t>…</w:t>
      </w:r>
    </w:p>
    <w:p w14:paraId="58749D4F" w14:textId="77777777" w:rsidR="00A156B4" w:rsidRPr="00A156B4" w:rsidRDefault="00A156B4" w:rsidP="00A156B4">
      <w:pPr>
        <w:pStyle w:val="Code"/>
        <w:ind w:left="2251"/>
        <w:rPr>
          <w:lang w:eastAsia="en-AU"/>
        </w:rPr>
      </w:pPr>
      <w:r w:rsidRPr="00A156B4">
        <w:rPr>
          <w:lang w:eastAsia="en-AU"/>
        </w:rPr>
        <w:t xml:space="preserve">    public void run(){</w:t>
      </w:r>
    </w:p>
    <w:p w14:paraId="0CC3C06F" w14:textId="4815A5A0" w:rsidR="00A156B4" w:rsidRDefault="00A156B4" w:rsidP="00A156B4">
      <w:pPr>
        <w:pStyle w:val="Code"/>
        <w:ind w:left="2251"/>
        <w:rPr>
          <w:lang w:eastAsia="en-AU"/>
        </w:rPr>
      </w:pPr>
      <w:r>
        <w:rPr>
          <w:lang w:eastAsia="en-AU"/>
        </w:rPr>
        <w:tab/>
        <w:t>…</w:t>
      </w:r>
    </w:p>
    <w:p w14:paraId="7CA0ED54" w14:textId="77777777" w:rsidR="00A156B4" w:rsidRPr="00A156B4" w:rsidRDefault="00A156B4" w:rsidP="00A156B4">
      <w:pPr>
        <w:pStyle w:val="Code"/>
        <w:ind w:left="2251"/>
        <w:rPr>
          <w:lang w:eastAsia="en-AU"/>
        </w:rPr>
      </w:pPr>
      <w:r w:rsidRPr="00A156B4">
        <w:rPr>
          <w:lang w:eastAsia="en-AU"/>
        </w:rPr>
        <w:t xml:space="preserve">    }/* run() */</w:t>
      </w:r>
    </w:p>
    <w:p w14:paraId="5A73A977" w14:textId="77777777" w:rsidR="00A156B4" w:rsidRPr="00A156B4" w:rsidRDefault="00A156B4" w:rsidP="00A156B4">
      <w:pPr>
        <w:pStyle w:val="Code"/>
        <w:ind w:left="2251"/>
        <w:rPr>
          <w:lang w:eastAsia="en-AU"/>
        </w:rPr>
      </w:pPr>
      <w:r w:rsidRPr="00A156B4">
        <w:rPr>
          <w:lang w:eastAsia="en-AU"/>
        </w:rPr>
        <w:t xml:space="preserve">    </w:t>
      </w:r>
    </w:p>
    <w:p w14:paraId="22390EAD" w14:textId="77777777" w:rsidR="00A156B4" w:rsidRPr="00A156B4" w:rsidRDefault="00A156B4" w:rsidP="00A156B4">
      <w:pPr>
        <w:pStyle w:val="Code"/>
        <w:ind w:left="2251"/>
        <w:rPr>
          <w:lang w:eastAsia="en-AU"/>
        </w:rPr>
      </w:pPr>
      <w:r w:rsidRPr="00A156B4">
        <w:rPr>
          <w:lang w:eastAsia="en-AU"/>
        </w:rPr>
        <w:t>} // WorkerThread</w:t>
      </w:r>
    </w:p>
    <w:p w14:paraId="65BD48AE" w14:textId="77777777" w:rsidR="00A156B4" w:rsidRDefault="00A156B4" w:rsidP="00A156B4">
      <w:pPr>
        <w:pStyle w:val="Body"/>
      </w:pPr>
    </w:p>
    <w:p w14:paraId="7978D605" w14:textId="097B46C4" w:rsidR="00FB532A" w:rsidRDefault="009C6FDF" w:rsidP="009C6FDF">
      <w:pPr>
        <w:pStyle w:val="Heading2"/>
        <w:rPr>
          <w:lang w:val="en-AU"/>
        </w:rPr>
      </w:pPr>
      <w:r>
        <w:rPr>
          <w:lang w:val="en-AU"/>
        </w:rPr>
        <w:t>Flow Control</w:t>
      </w:r>
    </w:p>
    <w:p w14:paraId="2B5480BB" w14:textId="6F80F611" w:rsidR="009C6FDF" w:rsidRDefault="009C6FDF" w:rsidP="009C6FDF">
      <w:pPr>
        <w:pStyle w:val="Heading3"/>
        <w:rPr>
          <w:lang w:val="en-AU"/>
        </w:rPr>
      </w:pPr>
      <w:r>
        <w:rPr>
          <w:lang w:val="en-AU"/>
        </w:rPr>
        <w:t>For-Each</w:t>
      </w:r>
    </w:p>
    <w:p w14:paraId="63EDE518" w14:textId="77777777" w:rsidR="009C6FDF" w:rsidRPr="009C6FDF" w:rsidRDefault="009C6FDF" w:rsidP="009C6FDF">
      <w:pPr>
        <w:pStyle w:val="Code"/>
        <w:ind w:left="1440"/>
        <w:rPr>
          <w:lang w:eastAsia="en-AU"/>
        </w:rPr>
      </w:pPr>
      <w:r w:rsidRPr="009C6FDF">
        <w:rPr>
          <w:lang w:eastAsia="en-AU"/>
        </w:rPr>
        <w:t>String[] greek_alphabet = {"alpha", "beta", "gamma", "delta", "epsilon"};</w:t>
      </w:r>
    </w:p>
    <w:p w14:paraId="387AAA4D" w14:textId="77777777" w:rsidR="009C6FDF" w:rsidRPr="009C6FDF" w:rsidRDefault="009C6FDF" w:rsidP="009C6FDF">
      <w:pPr>
        <w:pStyle w:val="Code"/>
        <w:ind w:left="1440"/>
        <w:rPr>
          <w:lang w:eastAsia="en-AU"/>
        </w:rPr>
      </w:pPr>
    </w:p>
    <w:p w14:paraId="54E42AFB" w14:textId="77777777" w:rsidR="009C6FDF" w:rsidRPr="009C6FDF" w:rsidRDefault="009C6FDF" w:rsidP="009C6FDF">
      <w:pPr>
        <w:pStyle w:val="Code"/>
        <w:ind w:left="1440"/>
        <w:rPr>
          <w:lang w:eastAsia="en-AU"/>
        </w:rPr>
      </w:pPr>
      <w:r w:rsidRPr="009C6FDF">
        <w:rPr>
          <w:lang w:eastAsia="en-AU"/>
        </w:rPr>
        <w:t>for(</w:t>
      </w:r>
      <w:r w:rsidRPr="009C6FDF">
        <w:rPr>
          <w:b/>
          <w:bCs/>
          <w:color w:val="0000CC"/>
          <w:lang w:eastAsia="en-AU"/>
        </w:rPr>
        <w:t>String</w:t>
      </w:r>
      <w:r w:rsidRPr="009C6FDF">
        <w:rPr>
          <w:color w:val="0000CC"/>
          <w:lang w:eastAsia="en-AU"/>
        </w:rPr>
        <w:t xml:space="preserve"> </w:t>
      </w:r>
      <w:r w:rsidRPr="009C6FDF">
        <w:rPr>
          <w:lang w:eastAsia="en-AU"/>
        </w:rPr>
        <w:t xml:space="preserve">str </w:t>
      </w:r>
      <w:r w:rsidRPr="009C6FDF">
        <w:rPr>
          <w:b/>
          <w:bCs/>
          <w:color w:val="0000CC"/>
          <w:lang w:eastAsia="en-AU"/>
        </w:rPr>
        <w:t>: greek_alphabet</w:t>
      </w:r>
      <w:r w:rsidRPr="009C6FDF">
        <w:rPr>
          <w:lang w:eastAsia="en-AU"/>
        </w:rPr>
        <w:t>)</w:t>
      </w:r>
    </w:p>
    <w:p w14:paraId="5051C54F" w14:textId="5D515A1F" w:rsidR="009C6FDF" w:rsidRDefault="009C6FDF" w:rsidP="009C6FDF">
      <w:pPr>
        <w:pStyle w:val="Code"/>
        <w:ind w:left="1440"/>
        <w:rPr>
          <w:lang w:eastAsia="en-AU"/>
        </w:rPr>
      </w:pPr>
      <w:r w:rsidRPr="009C6FDF">
        <w:rPr>
          <w:lang w:eastAsia="en-AU"/>
        </w:rPr>
        <w:t xml:space="preserve">  System.out.println(str + " is a letter of the greek alphabet");</w:t>
      </w:r>
    </w:p>
    <w:p w14:paraId="14FB3B72" w14:textId="05243246" w:rsidR="0089130C" w:rsidRDefault="0089130C" w:rsidP="009C6FDF">
      <w:pPr>
        <w:pStyle w:val="Code"/>
        <w:ind w:left="1440"/>
        <w:rPr>
          <w:lang w:eastAsia="en-AU"/>
        </w:rPr>
      </w:pPr>
    </w:p>
    <w:p w14:paraId="7502BD16" w14:textId="77777777" w:rsidR="0089130C" w:rsidRDefault="0089130C" w:rsidP="0089130C">
      <w:pPr>
        <w:pStyle w:val="Heading2"/>
        <w:numPr>
          <w:ilvl w:val="1"/>
          <w:numId w:val="17"/>
        </w:numPr>
        <w:tabs>
          <w:tab w:val="clear" w:pos="1418"/>
          <w:tab w:val="num" w:pos="1531"/>
        </w:tabs>
        <w:ind w:left="1531" w:hanging="1191"/>
        <w:rPr>
          <w:ins w:id="0" w:author="Sarah Ashri" w:date="2022-02-17T09:55:00Z"/>
        </w:rPr>
      </w:pPr>
      <w:ins w:id="1" w:author="Sarah Ashri" w:date="2022-02-17T09:55:00Z">
        <w:r>
          <w:t>Exceptions</w:t>
        </w:r>
      </w:ins>
    </w:p>
    <w:p w14:paraId="58A96133" w14:textId="051CF3DA" w:rsidR="0089130C" w:rsidRPr="009C6FDF" w:rsidRDefault="0089130C" w:rsidP="0089130C">
      <w:pPr>
        <w:pStyle w:val="Code"/>
        <w:ind w:left="1440"/>
        <w:rPr>
          <w:lang w:eastAsia="en-AU"/>
        </w:rPr>
      </w:pPr>
      <w:ins w:id="2" w:author="Sarah Ashri" w:date="2022-02-17T09:55:00Z">
        <w:r>
          <w:fldChar w:fldCharType="begin"/>
        </w:r>
        <w:r>
          <w:instrText xml:space="preserve"> HYPERLINK "https://www.baeldung.com/java-lambda-exceptions" </w:instrText>
        </w:r>
        <w:r>
          <w:fldChar w:fldCharType="separate"/>
        </w:r>
        <w:r w:rsidRPr="00734930">
          <w:rPr>
            <w:rStyle w:val="Hyperlink"/>
          </w:rPr>
          <w:t>https://www.baeldung.com/java-lambda-exceptions</w:t>
        </w:r>
        <w:r>
          <w:rPr>
            <w:rStyle w:val="Hyperlink"/>
          </w:rPr>
          <w:fldChar w:fldCharType="end"/>
        </w:r>
      </w:ins>
    </w:p>
    <w:p w14:paraId="416CE7FB" w14:textId="77777777" w:rsidR="009C6FDF" w:rsidRPr="009C6FDF" w:rsidRDefault="009C6FDF" w:rsidP="009C6FDF">
      <w:pPr>
        <w:pStyle w:val="Body"/>
        <w:rPr>
          <w:lang w:val="en-AU"/>
        </w:rPr>
      </w:pPr>
    </w:p>
    <w:p w14:paraId="7CEFE201" w14:textId="0DBE71AD" w:rsidR="00A42612" w:rsidRDefault="00A42612" w:rsidP="002452C8">
      <w:pPr>
        <w:pStyle w:val="Heading1"/>
        <w:rPr>
          <w:lang w:val="en-AU"/>
        </w:rPr>
      </w:pPr>
      <w:r>
        <w:rPr>
          <w:lang w:val="en-AU"/>
        </w:rPr>
        <w:lastRenderedPageBreak/>
        <w:t>Functions</w:t>
      </w:r>
    </w:p>
    <w:p w14:paraId="5E1BA2C2" w14:textId="502E4EDD" w:rsidR="00A42612" w:rsidRDefault="00A42612" w:rsidP="00A42612">
      <w:pPr>
        <w:pStyle w:val="Heading3"/>
        <w:rPr>
          <w:lang w:val="en-AU"/>
        </w:rPr>
      </w:pPr>
      <w:r>
        <w:rPr>
          <w:lang w:val="en-AU"/>
        </w:rPr>
        <w:t>Variable Length Parameter List</w:t>
      </w:r>
    </w:p>
    <w:p w14:paraId="1B9460B5" w14:textId="372798D9" w:rsidR="00A42612" w:rsidRPr="00A42612" w:rsidRDefault="00A42612" w:rsidP="00A42612">
      <w:pPr>
        <w:pStyle w:val="Body"/>
        <w:rPr>
          <w:lang w:val="en-AU"/>
        </w:rPr>
      </w:pPr>
      <w:r>
        <w:rPr>
          <w:lang w:val="en-AU"/>
        </w:rPr>
        <w:t xml:space="preserve">By using </w:t>
      </w:r>
      <w:r w:rsidRPr="00A42612">
        <w:rPr>
          <w:rStyle w:val="CodeChar"/>
          <w:color w:val="0000CC"/>
        </w:rPr>
        <w:t>&lt;arg-type&gt;… &lt;array of args&gt;</w:t>
      </w:r>
      <w:r w:rsidRPr="00A42612">
        <w:t xml:space="preserve"> :</w:t>
      </w:r>
    </w:p>
    <w:p w14:paraId="5B7100AD" w14:textId="77777777" w:rsidR="00A42612" w:rsidRPr="00A42612" w:rsidRDefault="00A42612" w:rsidP="00A42612">
      <w:pPr>
        <w:pStyle w:val="Code"/>
        <w:ind w:left="1418"/>
        <w:rPr>
          <w:lang w:eastAsia="en-AU"/>
        </w:rPr>
      </w:pPr>
      <w:r w:rsidRPr="00A42612">
        <w:rPr>
          <w:lang w:eastAsia="en-AU"/>
        </w:rPr>
        <w:t>class Test{</w:t>
      </w:r>
    </w:p>
    <w:p w14:paraId="1933DFDE" w14:textId="77777777" w:rsidR="00A42612" w:rsidRPr="00A42612" w:rsidRDefault="00A42612" w:rsidP="00A42612">
      <w:pPr>
        <w:pStyle w:val="Code"/>
        <w:ind w:left="1418"/>
        <w:rPr>
          <w:lang w:eastAsia="en-AU"/>
        </w:rPr>
      </w:pPr>
    </w:p>
    <w:p w14:paraId="761FF427" w14:textId="77777777" w:rsidR="00A42612" w:rsidRPr="00A42612" w:rsidRDefault="00A42612" w:rsidP="00A42612">
      <w:pPr>
        <w:pStyle w:val="Code"/>
        <w:ind w:left="1418"/>
        <w:rPr>
          <w:lang w:eastAsia="en-AU"/>
        </w:rPr>
      </w:pPr>
      <w:r w:rsidRPr="00A42612">
        <w:rPr>
          <w:lang w:eastAsia="en-AU"/>
        </w:rPr>
        <w:t xml:space="preserve">    public static void PrintInts(String title, </w:t>
      </w:r>
      <w:r w:rsidRPr="00A42612">
        <w:rPr>
          <w:b/>
          <w:bCs/>
          <w:color w:val="0000CC"/>
          <w:lang w:eastAsia="en-AU"/>
        </w:rPr>
        <w:t>Integer... args</w:t>
      </w:r>
      <w:r w:rsidRPr="00A42612">
        <w:rPr>
          <w:lang w:eastAsia="en-AU"/>
        </w:rPr>
        <w:t>){</w:t>
      </w:r>
    </w:p>
    <w:p w14:paraId="42E67853" w14:textId="77777777" w:rsidR="00A42612" w:rsidRPr="00A42612" w:rsidRDefault="00A42612" w:rsidP="00A42612">
      <w:pPr>
        <w:pStyle w:val="Code"/>
        <w:ind w:left="1418"/>
        <w:rPr>
          <w:lang w:eastAsia="en-AU"/>
        </w:rPr>
      </w:pPr>
    </w:p>
    <w:p w14:paraId="1EA2E13F" w14:textId="77777777" w:rsidR="00A42612" w:rsidRPr="00A42612" w:rsidRDefault="00A42612" w:rsidP="00A42612">
      <w:pPr>
        <w:pStyle w:val="Code"/>
        <w:ind w:left="1418"/>
        <w:rPr>
          <w:lang w:eastAsia="en-AU"/>
        </w:rPr>
      </w:pPr>
      <w:r w:rsidRPr="00A42612">
        <w:rPr>
          <w:lang w:eastAsia="en-AU"/>
        </w:rPr>
        <w:t xml:space="preserve">    System.out.println(title + ":");</w:t>
      </w:r>
    </w:p>
    <w:p w14:paraId="69A7E03C" w14:textId="77777777" w:rsidR="00A42612" w:rsidRPr="00A42612" w:rsidRDefault="00A42612" w:rsidP="00A42612">
      <w:pPr>
        <w:pStyle w:val="Code"/>
        <w:ind w:left="1418"/>
        <w:rPr>
          <w:lang w:eastAsia="en-AU"/>
        </w:rPr>
      </w:pPr>
    </w:p>
    <w:p w14:paraId="68526065" w14:textId="77777777" w:rsidR="00A42612" w:rsidRPr="00A42612" w:rsidRDefault="00A42612" w:rsidP="00A42612">
      <w:pPr>
        <w:pStyle w:val="Code"/>
        <w:ind w:left="1418"/>
        <w:rPr>
          <w:lang w:eastAsia="en-AU"/>
        </w:rPr>
      </w:pPr>
      <w:r w:rsidRPr="00A42612">
        <w:rPr>
          <w:lang w:eastAsia="en-AU"/>
        </w:rPr>
        <w:t xml:space="preserve">    for(int num : args)</w:t>
      </w:r>
    </w:p>
    <w:p w14:paraId="3B48F389" w14:textId="77777777" w:rsidR="00A42612" w:rsidRPr="00A42612" w:rsidRDefault="00A42612" w:rsidP="00A42612">
      <w:pPr>
        <w:pStyle w:val="Code"/>
        <w:ind w:left="1418"/>
        <w:rPr>
          <w:lang w:eastAsia="en-AU"/>
        </w:rPr>
      </w:pPr>
      <w:r w:rsidRPr="00A42612">
        <w:rPr>
          <w:lang w:eastAsia="en-AU"/>
        </w:rPr>
        <w:t xml:space="preserve">        System.out.println(num); </w:t>
      </w:r>
    </w:p>
    <w:p w14:paraId="78B3975F" w14:textId="77777777" w:rsidR="00A42612" w:rsidRPr="00A42612" w:rsidRDefault="00A42612" w:rsidP="00A42612">
      <w:pPr>
        <w:pStyle w:val="Code"/>
        <w:ind w:left="1418"/>
        <w:rPr>
          <w:lang w:eastAsia="en-AU"/>
        </w:rPr>
      </w:pPr>
    </w:p>
    <w:p w14:paraId="1CC31817" w14:textId="77777777" w:rsidR="00A42612" w:rsidRPr="00A42612" w:rsidRDefault="00A42612" w:rsidP="00A42612">
      <w:pPr>
        <w:pStyle w:val="Code"/>
        <w:ind w:left="1418"/>
        <w:rPr>
          <w:lang w:eastAsia="en-AU"/>
        </w:rPr>
      </w:pPr>
      <w:r w:rsidRPr="00A42612">
        <w:rPr>
          <w:lang w:eastAsia="en-AU"/>
        </w:rPr>
        <w:t xml:space="preserve">    }</w:t>
      </w:r>
    </w:p>
    <w:p w14:paraId="037FF882" w14:textId="77777777" w:rsidR="00A42612" w:rsidRPr="00A42612" w:rsidRDefault="00A42612" w:rsidP="00A42612">
      <w:pPr>
        <w:pStyle w:val="Code"/>
        <w:ind w:left="1418"/>
        <w:rPr>
          <w:lang w:eastAsia="en-AU"/>
        </w:rPr>
      </w:pPr>
    </w:p>
    <w:p w14:paraId="5F6D5802" w14:textId="77777777" w:rsidR="00A42612" w:rsidRPr="00A42612" w:rsidRDefault="00A42612" w:rsidP="00A42612">
      <w:pPr>
        <w:pStyle w:val="Code"/>
        <w:ind w:left="1418"/>
        <w:rPr>
          <w:lang w:eastAsia="en-AU"/>
        </w:rPr>
      </w:pPr>
      <w:r w:rsidRPr="00A42612">
        <w:rPr>
          <w:lang w:eastAsia="en-AU"/>
        </w:rPr>
        <w:t xml:space="preserve">    public static void main(String[] args){</w:t>
      </w:r>
    </w:p>
    <w:p w14:paraId="00D63B31" w14:textId="77777777" w:rsidR="00A42612" w:rsidRPr="00A42612" w:rsidRDefault="00A42612" w:rsidP="00A42612">
      <w:pPr>
        <w:pStyle w:val="Code"/>
        <w:ind w:left="1418"/>
        <w:rPr>
          <w:lang w:eastAsia="en-AU"/>
        </w:rPr>
      </w:pPr>
    </w:p>
    <w:p w14:paraId="35A980F2" w14:textId="77777777" w:rsidR="00A42612" w:rsidRPr="00A42612" w:rsidRDefault="00A42612" w:rsidP="00A42612">
      <w:pPr>
        <w:pStyle w:val="Code"/>
        <w:ind w:left="1418"/>
        <w:rPr>
          <w:lang w:eastAsia="en-AU"/>
        </w:rPr>
      </w:pPr>
      <w:r w:rsidRPr="00A42612">
        <w:rPr>
          <w:lang w:eastAsia="en-AU"/>
        </w:rPr>
        <w:t xml:space="preserve">    PrintInts("First Ten Numbers in Fibonacci Sequence", 0, 1, 1, 2, 3, 5, 8, 13, 21, 34);</w:t>
      </w:r>
    </w:p>
    <w:p w14:paraId="42C49BF5" w14:textId="77777777" w:rsidR="00A42612" w:rsidRPr="00A42612" w:rsidRDefault="00A42612" w:rsidP="00A42612">
      <w:pPr>
        <w:pStyle w:val="Code"/>
        <w:ind w:left="1418"/>
        <w:rPr>
          <w:lang w:eastAsia="en-AU"/>
        </w:rPr>
      </w:pPr>
      <w:r w:rsidRPr="00A42612">
        <w:rPr>
          <w:lang w:eastAsia="en-AU"/>
        </w:rPr>
        <w:t xml:space="preserve">    }</w:t>
      </w:r>
    </w:p>
    <w:p w14:paraId="0B9FD55B" w14:textId="77777777" w:rsidR="00A42612" w:rsidRPr="00A42612" w:rsidRDefault="00A42612" w:rsidP="00A42612">
      <w:pPr>
        <w:pStyle w:val="Code"/>
        <w:ind w:left="1418"/>
        <w:rPr>
          <w:lang w:eastAsia="en-AU"/>
        </w:rPr>
      </w:pPr>
    </w:p>
    <w:p w14:paraId="0DC8C540" w14:textId="77777777" w:rsidR="00A42612" w:rsidRPr="00A42612" w:rsidRDefault="00A42612" w:rsidP="00A42612">
      <w:pPr>
        <w:pStyle w:val="Code"/>
        <w:ind w:left="1418"/>
        <w:rPr>
          <w:lang w:eastAsia="en-AU"/>
        </w:rPr>
      </w:pPr>
      <w:r w:rsidRPr="00A42612">
        <w:rPr>
          <w:lang w:eastAsia="en-AU"/>
        </w:rPr>
        <w:t>}</w:t>
      </w:r>
    </w:p>
    <w:p w14:paraId="65B71AA1" w14:textId="77777777" w:rsidR="00A42612" w:rsidRPr="00A42612" w:rsidRDefault="00A42612" w:rsidP="00A42612">
      <w:pPr>
        <w:pStyle w:val="Body"/>
        <w:rPr>
          <w:lang w:val="en-AU"/>
        </w:rPr>
      </w:pPr>
    </w:p>
    <w:p w14:paraId="01544B01" w14:textId="051F9A0C" w:rsidR="002452C8" w:rsidRDefault="002452C8" w:rsidP="002452C8">
      <w:pPr>
        <w:pStyle w:val="Heading1"/>
        <w:rPr>
          <w:lang w:val="en-AU"/>
        </w:rPr>
      </w:pPr>
      <w:r>
        <w:rPr>
          <w:lang w:val="en-AU"/>
        </w:rPr>
        <w:lastRenderedPageBreak/>
        <w:t>Class</w:t>
      </w:r>
    </w:p>
    <w:p w14:paraId="0CB54584" w14:textId="1B52152A" w:rsidR="002452C8" w:rsidRDefault="002452C8" w:rsidP="00A93F4B">
      <w:pPr>
        <w:pStyle w:val="Body"/>
        <w:numPr>
          <w:ilvl w:val="0"/>
          <w:numId w:val="3"/>
        </w:numPr>
        <w:rPr>
          <w:lang w:val="en-AU"/>
        </w:rPr>
      </w:pPr>
      <w:r w:rsidRPr="002452C8">
        <w:t xml:space="preserve">New objects are set to all 0's first, then the ctor (if any) is run to further initialize the object. (Setting to all 0's avoids security problems where a new object re-uses memory that used to contain something secret, like a </w:t>
      </w:r>
      <w:r>
        <w:t>password</w:t>
      </w:r>
      <w:r>
        <w:rPr>
          <w:lang w:val="en-AU"/>
        </w:rPr>
        <w:t>.)</w:t>
      </w:r>
    </w:p>
    <w:p w14:paraId="113629DD" w14:textId="77777777" w:rsidR="00611256" w:rsidRPr="00611256" w:rsidRDefault="00611256" w:rsidP="00611256">
      <w:pPr>
        <w:pStyle w:val="Code"/>
        <w:ind w:left="2251"/>
        <w:rPr>
          <w:lang w:eastAsia="en-AU"/>
        </w:rPr>
      </w:pPr>
      <w:r w:rsidRPr="00611256">
        <w:rPr>
          <w:lang w:eastAsia="en-AU"/>
        </w:rPr>
        <w:t xml:space="preserve">class B </w:t>
      </w:r>
      <w:r w:rsidRPr="00611256">
        <w:rPr>
          <w:b/>
          <w:bCs/>
          <w:color w:val="0000CC"/>
          <w:lang w:eastAsia="en-AU"/>
        </w:rPr>
        <w:t>extends</w:t>
      </w:r>
      <w:r w:rsidRPr="00611256">
        <w:rPr>
          <w:lang w:eastAsia="en-AU"/>
        </w:rPr>
        <w:t xml:space="preserve"> A </w:t>
      </w:r>
      <w:r w:rsidRPr="00611256">
        <w:rPr>
          <w:b/>
          <w:bCs/>
          <w:color w:val="0000CC"/>
          <w:lang w:eastAsia="en-AU"/>
        </w:rPr>
        <w:t>implements</w:t>
      </w:r>
      <w:r w:rsidRPr="00611256">
        <w:rPr>
          <w:color w:val="0000CC"/>
          <w:lang w:eastAsia="en-AU"/>
        </w:rPr>
        <w:t xml:space="preserve"> </w:t>
      </w:r>
      <w:r w:rsidRPr="00611256">
        <w:rPr>
          <w:lang w:eastAsia="en-AU"/>
        </w:rPr>
        <w:t>Comparable{</w:t>
      </w:r>
    </w:p>
    <w:p w14:paraId="65F0C419" w14:textId="77777777" w:rsidR="00611256" w:rsidRPr="00611256" w:rsidRDefault="00611256" w:rsidP="00611256">
      <w:pPr>
        <w:pStyle w:val="Code"/>
        <w:ind w:left="2251"/>
        <w:rPr>
          <w:lang w:eastAsia="en-AU"/>
        </w:rPr>
      </w:pPr>
      <w:r w:rsidRPr="00611256">
        <w:rPr>
          <w:lang w:eastAsia="en-AU"/>
        </w:rPr>
        <w:t xml:space="preserve">   </w:t>
      </w:r>
    </w:p>
    <w:p w14:paraId="609FD17D" w14:textId="77777777" w:rsidR="00611256" w:rsidRPr="00611256" w:rsidRDefault="00611256" w:rsidP="00611256">
      <w:pPr>
        <w:pStyle w:val="Code"/>
        <w:ind w:left="2251"/>
        <w:rPr>
          <w:lang w:eastAsia="en-AU"/>
        </w:rPr>
      </w:pPr>
      <w:r w:rsidRPr="00611256">
        <w:rPr>
          <w:lang w:eastAsia="en-AU"/>
        </w:rPr>
        <w:t xml:space="preserve">   int compareTo(){}</w:t>
      </w:r>
    </w:p>
    <w:p w14:paraId="6E34A384" w14:textId="77777777" w:rsidR="00611256" w:rsidRPr="00611256" w:rsidRDefault="00611256" w:rsidP="00611256">
      <w:pPr>
        <w:pStyle w:val="Code"/>
        <w:ind w:left="2251"/>
        <w:rPr>
          <w:lang w:eastAsia="en-AU"/>
        </w:rPr>
      </w:pPr>
    </w:p>
    <w:p w14:paraId="7471E980" w14:textId="77777777" w:rsidR="00611256" w:rsidRPr="00611256" w:rsidRDefault="00611256" w:rsidP="00611256">
      <w:pPr>
        <w:pStyle w:val="Code"/>
        <w:ind w:left="2251"/>
        <w:rPr>
          <w:lang w:eastAsia="en-AU"/>
        </w:rPr>
      </w:pPr>
      <w:r w:rsidRPr="00611256">
        <w:rPr>
          <w:lang w:eastAsia="en-AU"/>
        </w:rPr>
        <w:t xml:space="preserve">   public static void main(String[] args){</w:t>
      </w:r>
    </w:p>
    <w:p w14:paraId="5117B8BA" w14:textId="77777777" w:rsidR="00611256" w:rsidRPr="00611256" w:rsidRDefault="00611256" w:rsidP="00611256">
      <w:pPr>
        <w:pStyle w:val="Code"/>
        <w:ind w:left="2251"/>
        <w:rPr>
          <w:lang w:eastAsia="en-AU"/>
        </w:rPr>
      </w:pPr>
      <w:r w:rsidRPr="00611256">
        <w:rPr>
          <w:lang w:eastAsia="en-AU"/>
        </w:rPr>
        <w:t xml:space="preserve">   </w:t>
      </w:r>
    </w:p>
    <w:p w14:paraId="1616A0B3" w14:textId="77777777" w:rsidR="00611256" w:rsidRPr="00611256" w:rsidRDefault="00611256" w:rsidP="00611256">
      <w:pPr>
        <w:pStyle w:val="Code"/>
        <w:ind w:left="2251"/>
        <w:rPr>
          <w:lang w:eastAsia="en-AU"/>
        </w:rPr>
      </w:pPr>
      <w:r w:rsidRPr="00611256">
        <w:rPr>
          <w:lang w:eastAsia="en-AU"/>
        </w:rPr>
        <w:t xml:space="preserve">     System.out.println("Hello World"); </w:t>
      </w:r>
    </w:p>
    <w:p w14:paraId="7D1FA06E" w14:textId="77777777" w:rsidR="00611256" w:rsidRPr="00611256" w:rsidRDefault="00611256" w:rsidP="00611256">
      <w:pPr>
        <w:pStyle w:val="Code"/>
        <w:ind w:left="2251"/>
        <w:rPr>
          <w:lang w:eastAsia="en-AU"/>
        </w:rPr>
      </w:pPr>
      <w:r w:rsidRPr="00611256">
        <w:rPr>
          <w:lang w:eastAsia="en-AU"/>
        </w:rPr>
        <w:t xml:space="preserve">   </w:t>
      </w:r>
    </w:p>
    <w:p w14:paraId="415A9F03" w14:textId="77777777" w:rsidR="00611256" w:rsidRPr="00611256" w:rsidRDefault="00611256" w:rsidP="00611256">
      <w:pPr>
        <w:pStyle w:val="Code"/>
        <w:ind w:left="2251"/>
        <w:rPr>
          <w:lang w:eastAsia="en-AU"/>
        </w:rPr>
      </w:pPr>
      <w:r w:rsidRPr="00611256">
        <w:rPr>
          <w:lang w:eastAsia="en-AU"/>
        </w:rPr>
        <w:t xml:space="preserve">   }</w:t>
      </w:r>
    </w:p>
    <w:p w14:paraId="4C930417" w14:textId="77777777" w:rsidR="00611256" w:rsidRPr="00611256" w:rsidRDefault="00611256" w:rsidP="00611256">
      <w:pPr>
        <w:pStyle w:val="Code"/>
        <w:ind w:left="2251"/>
        <w:rPr>
          <w:lang w:eastAsia="en-AU"/>
        </w:rPr>
      </w:pPr>
      <w:r w:rsidRPr="00611256">
        <w:rPr>
          <w:lang w:eastAsia="en-AU"/>
        </w:rPr>
        <w:t xml:space="preserve">} </w:t>
      </w:r>
    </w:p>
    <w:p w14:paraId="3702A5A7" w14:textId="03F82FEC" w:rsidR="00611256" w:rsidRDefault="00811E3E" w:rsidP="00811E3E">
      <w:pPr>
        <w:pStyle w:val="Body"/>
        <w:numPr>
          <w:ilvl w:val="0"/>
          <w:numId w:val="3"/>
        </w:numPr>
        <w:rPr>
          <w:lang w:val="en-AU"/>
        </w:rPr>
      </w:pPr>
      <w:r>
        <w:rPr>
          <w:lang w:val="en-AU"/>
        </w:rPr>
        <w:t>Calling the base class: with ‘super’ keyword.</w:t>
      </w:r>
    </w:p>
    <w:p w14:paraId="06F4ACB8" w14:textId="77777777" w:rsidR="00A70ECA" w:rsidRDefault="00A70ECA" w:rsidP="00A70ECA">
      <w:pPr>
        <w:pStyle w:val="Heading2"/>
        <w:numPr>
          <w:ilvl w:val="1"/>
          <w:numId w:val="17"/>
        </w:numPr>
        <w:tabs>
          <w:tab w:val="clear" w:pos="1418"/>
          <w:tab w:val="num" w:pos="1531"/>
        </w:tabs>
        <w:ind w:left="1531" w:hanging="1191"/>
        <w:rPr>
          <w:lang w:val="en-AU"/>
        </w:rPr>
      </w:pPr>
      <w:r w:rsidRPr="00707B44">
        <w:t>Interfaces</w:t>
      </w:r>
    </w:p>
    <w:p w14:paraId="7392C52A" w14:textId="77777777" w:rsidR="00A70ECA" w:rsidRPr="00FD5046" w:rsidRDefault="00A70ECA" w:rsidP="00A70ECA">
      <w:pPr>
        <w:pStyle w:val="Body"/>
        <w:numPr>
          <w:ilvl w:val="0"/>
          <w:numId w:val="3"/>
        </w:numPr>
        <w:rPr>
          <w:lang w:val="en-AU"/>
        </w:rPr>
      </w:pPr>
      <w:r>
        <w:rPr>
          <w:lang w:val="en-AU"/>
        </w:rPr>
        <w:t>There are limitations on using static methods and fields in interfaces. The exact details depend on the Java version.</w:t>
      </w:r>
    </w:p>
    <w:p w14:paraId="60A2D08B" w14:textId="77777777" w:rsidR="00A70ECA" w:rsidRDefault="00A70ECA" w:rsidP="00A70ECA">
      <w:pPr>
        <w:pStyle w:val="Heading2"/>
        <w:numPr>
          <w:ilvl w:val="1"/>
          <w:numId w:val="17"/>
        </w:numPr>
        <w:tabs>
          <w:tab w:val="clear" w:pos="1418"/>
          <w:tab w:val="num" w:pos="1531"/>
        </w:tabs>
        <w:ind w:left="1531" w:hanging="1191"/>
        <w:rPr>
          <w:lang w:val="en-AU"/>
        </w:rPr>
      </w:pPr>
      <w:r w:rsidRPr="00707B44">
        <w:t>Constructor</w:t>
      </w:r>
      <w:r>
        <w:rPr>
          <w:lang w:val="en-AU"/>
        </w:rPr>
        <w:t xml:space="preserve"> vs Static Factory</w:t>
      </w:r>
    </w:p>
    <w:p w14:paraId="6127611A" w14:textId="77777777" w:rsidR="00A70ECA" w:rsidRDefault="00A70ECA" w:rsidP="00A70ECA">
      <w:pPr>
        <w:pStyle w:val="Body"/>
        <w:rPr>
          <w:lang w:val="en-AU"/>
        </w:rPr>
      </w:pPr>
      <w:r>
        <w:rPr>
          <w:lang w:val="en-AU"/>
        </w:rPr>
        <w:t xml:space="preserve">If a class requires multiple constructors, you can use static factory methods to initialize the class instead. </w:t>
      </w:r>
    </w:p>
    <w:p w14:paraId="3EC4FEE8" w14:textId="77777777" w:rsidR="00A70ECA" w:rsidRDefault="00A70ECA" w:rsidP="00A70ECA">
      <w:pPr>
        <w:pStyle w:val="Body"/>
        <w:rPr>
          <w:lang w:val="en-AU"/>
        </w:rPr>
      </w:pPr>
      <w:r>
        <w:rPr>
          <w:lang w:val="en-AU"/>
        </w:rPr>
        <w:t>For example:</w:t>
      </w:r>
    </w:p>
    <w:p w14:paraId="2673E9AB" w14:textId="77777777" w:rsidR="00A70ECA" w:rsidRDefault="00A70ECA" w:rsidP="00A70ECA">
      <w:pPr>
        <w:pStyle w:val="Code"/>
        <w:ind w:left="2160"/>
      </w:pPr>
      <w:r>
        <w:t>public class Time {</w:t>
      </w:r>
      <w:r>
        <w:br/>
        <w:t xml:space="preserve">    public static Time fromSeconds(int seconds){…}</w:t>
      </w:r>
      <w:r>
        <w:br/>
        <w:t xml:space="preserve">    public static Time fromMinutes(int seconds){…}</w:t>
      </w:r>
      <w:r>
        <w:br/>
        <w:t xml:space="preserve">    ….</w:t>
      </w:r>
      <w:r>
        <w:br/>
        <w:t xml:space="preserve">}  </w:t>
      </w:r>
    </w:p>
    <w:p w14:paraId="47D8015D" w14:textId="77777777" w:rsidR="00A70ECA" w:rsidRDefault="00A70ECA" w:rsidP="00A70ECA">
      <w:pPr>
        <w:pStyle w:val="Body"/>
        <w:rPr>
          <w:lang w:val="en-AU"/>
        </w:rPr>
      </w:pPr>
      <w:r>
        <w:rPr>
          <w:lang w:val="en-AU"/>
        </w:rPr>
        <w:t>A good pattern is to call the factory methods ‘fromX’</w:t>
      </w:r>
    </w:p>
    <w:p w14:paraId="44B9281F" w14:textId="77777777" w:rsidR="00A70ECA" w:rsidRDefault="00A70ECA" w:rsidP="00A70ECA">
      <w:pPr>
        <w:pStyle w:val="Heading3"/>
        <w:numPr>
          <w:ilvl w:val="2"/>
          <w:numId w:val="17"/>
        </w:numPr>
        <w:tabs>
          <w:tab w:val="clear" w:pos="1418"/>
          <w:tab w:val="num" w:pos="1588"/>
        </w:tabs>
        <w:ind w:left="1588" w:hanging="170"/>
      </w:pPr>
      <w:r>
        <w:t xml:space="preserve">Static </w:t>
      </w:r>
      <w:r w:rsidRPr="00707B44">
        <w:t>Factory</w:t>
      </w:r>
      <w:r>
        <w:t xml:space="preserve"> Benefits</w:t>
      </w:r>
    </w:p>
    <w:p w14:paraId="0E451737" w14:textId="77777777" w:rsidR="00A70ECA" w:rsidRDefault="00A70ECA" w:rsidP="00A70ECA">
      <w:pPr>
        <w:pStyle w:val="Body"/>
        <w:rPr>
          <w:lang w:val="en-AU"/>
        </w:rPr>
      </w:pPr>
      <w:r>
        <w:rPr>
          <w:lang w:val="en-AU"/>
        </w:rPr>
        <w:t>Additional advantages of using static factory methods instead of const:</w:t>
      </w:r>
    </w:p>
    <w:p w14:paraId="0B984651" w14:textId="77777777" w:rsidR="00A70ECA" w:rsidRDefault="00A70ECA" w:rsidP="00A70ECA">
      <w:pPr>
        <w:pStyle w:val="Body"/>
        <w:numPr>
          <w:ilvl w:val="0"/>
          <w:numId w:val="3"/>
        </w:numPr>
        <w:rPr>
          <w:lang w:val="en-AU"/>
        </w:rPr>
      </w:pPr>
      <w:r>
        <w:rPr>
          <w:lang w:val="en-AU"/>
        </w:rPr>
        <w:t>Factory methods don’t have to create a new object every time they are invoked. They can control the number of instances invoked.</w:t>
      </w:r>
    </w:p>
    <w:p w14:paraId="6BCE40C7" w14:textId="77777777" w:rsidR="00A70ECA" w:rsidRDefault="00A70ECA" w:rsidP="00A70ECA">
      <w:pPr>
        <w:pStyle w:val="Body"/>
        <w:numPr>
          <w:ilvl w:val="0"/>
          <w:numId w:val="3"/>
        </w:numPr>
        <w:rPr>
          <w:lang w:val="en-AU"/>
        </w:rPr>
      </w:pPr>
      <w:r>
        <w:rPr>
          <w:lang w:val="en-AU"/>
        </w:rPr>
        <w:t>Factory methods can return any sub-type of their return type. For example, can return objects of private classes that derive from the base class</w:t>
      </w:r>
    </w:p>
    <w:p w14:paraId="62980AB3" w14:textId="77777777" w:rsidR="00A70ECA" w:rsidRDefault="00A70ECA" w:rsidP="00A70ECA">
      <w:pPr>
        <w:pStyle w:val="Body"/>
        <w:numPr>
          <w:ilvl w:val="0"/>
          <w:numId w:val="3"/>
        </w:numPr>
        <w:rPr>
          <w:lang w:val="en-AU"/>
        </w:rPr>
      </w:pPr>
      <w:r>
        <w:rPr>
          <w:lang w:val="en-AU"/>
        </w:rPr>
        <w:t>The class of the returned object can vary from call to call depending on the input parameters.</w:t>
      </w:r>
    </w:p>
    <w:p w14:paraId="7DDF7154" w14:textId="77777777" w:rsidR="00A70ECA" w:rsidRDefault="00A70ECA" w:rsidP="00A70ECA">
      <w:pPr>
        <w:pStyle w:val="Heading3"/>
        <w:numPr>
          <w:ilvl w:val="2"/>
          <w:numId w:val="17"/>
        </w:numPr>
        <w:tabs>
          <w:tab w:val="clear" w:pos="1418"/>
          <w:tab w:val="num" w:pos="1588"/>
        </w:tabs>
        <w:ind w:left="1588" w:hanging="170"/>
      </w:pPr>
      <w:r>
        <w:t xml:space="preserve">Static </w:t>
      </w:r>
      <w:r w:rsidRPr="00707B44">
        <w:t>Factory</w:t>
      </w:r>
      <w:r>
        <w:t xml:space="preserve"> Methods Drawbacks</w:t>
      </w:r>
    </w:p>
    <w:p w14:paraId="000BB0D6" w14:textId="77777777" w:rsidR="00A70ECA" w:rsidRDefault="00A70ECA" w:rsidP="00A70ECA">
      <w:pPr>
        <w:pStyle w:val="Body"/>
        <w:numPr>
          <w:ilvl w:val="0"/>
          <w:numId w:val="3"/>
        </w:numPr>
        <w:rPr>
          <w:lang w:val="en-AU"/>
        </w:rPr>
      </w:pPr>
      <w:r>
        <w:rPr>
          <w:lang w:val="en-AU"/>
        </w:rPr>
        <w:t xml:space="preserve">Classes without public or protected const cannot be subclassed. </w:t>
      </w:r>
      <w:r>
        <w:rPr>
          <w:lang w:val="en-AU"/>
        </w:rPr>
        <w:br/>
      </w:r>
      <w:r>
        <w:rPr>
          <w:lang w:val="en-AU"/>
        </w:rPr>
        <w:lastRenderedPageBreak/>
        <w:t>Note: this can also be considered an advantage since it forces the developer to prefer composition over inheritance. In addition, this is required for immutable types.</w:t>
      </w:r>
    </w:p>
    <w:p w14:paraId="5B8BA508" w14:textId="77777777" w:rsidR="00A70ECA" w:rsidRDefault="00A70ECA" w:rsidP="00A70ECA">
      <w:pPr>
        <w:pStyle w:val="Body"/>
        <w:numPr>
          <w:ilvl w:val="0"/>
          <w:numId w:val="3"/>
        </w:numPr>
        <w:rPr>
          <w:lang w:val="en-AU"/>
        </w:rPr>
      </w:pPr>
      <w:r>
        <w:rPr>
          <w:lang w:val="en-AU"/>
        </w:rPr>
        <w:t>Naming: it’s harder for developer to know how to instantiate a class that has static methods instead of const. The way around it is to stick to common naming conventions such as:</w:t>
      </w:r>
    </w:p>
    <w:p w14:paraId="63531752" w14:textId="174712F4" w:rsidR="00A70ECA" w:rsidRDefault="00A70ECA" w:rsidP="00A70ECA">
      <w:pPr>
        <w:pStyle w:val="Body"/>
        <w:rPr>
          <w:lang w:val="en-AU"/>
        </w:rPr>
      </w:pPr>
      <w:r>
        <w:rPr>
          <w:lang w:val="en-AU"/>
        </w:rPr>
        <w:t>from() – takes a type and return the corresponding instance of the class:</w:t>
      </w:r>
      <w:r>
        <w:rPr>
          <w:lang w:val="en-AU"/>
        </w:rPr>
        <w:br/>
        <w:t xml:space="preserve"> </w:t>
      </w:r>
      <w:r>
        <w:rPr>
          <w:lang w:val="en-AU"/>
        </w:rPr>
        <w:br/>
      </w:r>
    </w:p>
    <w:p w14:paraId="71AFA615" w14:textId="2B0B2F17" w:rsidR="00A42612" w:rsidRDefault="00A42612" w:rsidP="000940FB">
      <w:pPr>
        <w:pStyle w:val="Heading1"/>
        <w:rPr>
          <w:lang w:val="en-AU"/>
        </w:rPr>
      </w:pPr>
      <w:r>
        <w:rPr>
          <w:lang w:val="en-AU"/>
        </w:rPr>
        <w:lastRenderedPageBreak/>
        <w:t>Generics</w:t>
      </w:r>
    </w:p>
    <w:p w14:paraId="671A5B60" w14:textId="2EEC62C0" w:rsidR="00A42612" w:rsidRDefault="00EB6CF8" w:rsidP="00823AE4">
      <w:pPr>
        <w:pStyle w:val="Body"/>
        <w:numPr>
          <w:ilvl w:val="0"/>
          <w:numId w:val="3"/>
        </w:numPr>
        <w:rPr>
          <w:lang w:val="en-AU"/>
        </w:rPr>
      </w:pPr>
      <w:r>
        <w:rPr>
          <w:lang w:val="en-AU"/>
        </w:rPr>
        <w:t>The Java compiler removes the generic-types in compilation and uses objects and casting under the hood instead of the actual boxes.</w:t>
      </w:r>
    </w:p>
    <w:p w14:paraId="5AA2DF73" w14:textId="77777777" w:rsidR="00A70ECA" w:rsidRDefault="00A70ECA" w:rsidP="00A70ECA">
      <w:pPr>
        <w:pStyle w:val="Heading1"/>
        <w:numPr>
          <w:ilvl w:val="0"/>
          <w:numId w:val="17"/>
        </w:numPr>
        <w:tabs>
          <w:tab w:val="clear" w:pos="1418"/>
          <w:tab w:val="num" w:pos="1531"/>
        </w:tabs>
        <w:ind w:left="1531" w:hanging="1171"/>
        <w:rPr>
          <w:lang w:val="en-AU"/>
        </w:rPr>
      </w:pPr>
      <w:r w:rsidRPr="00674EE2">
        <w:lastRenderedPageBreak/>
        <w:t>Built</w:t>
      </w:r>
      <w:r>
        <w:rPr>
          <w:lang w:val="en-AU"/>
        </w:rPr>
        <w:t>-In Functions/Classes</w:t>
      </w:r>
    </w:p>
    <w:p w14:paraId="35631878" w14:textId="77777777" w:rsidR="00A70ECA" w:rsidRDefault="00A70ECA" w:rsidP="00A70ECA">
      <w:pPr>
        <w:pStyle w:val="Heading2"/>
        <w:numPr>
          <w:ilvl w:val="1"/>
          <w:numId w:val="17"/>
        </w:numPr>
        <w:tabs>
          <w:tab w:val="clear" w:pos="1418"/>
          <w:tab w:val="num" w:pos="1531"/>
        </w:tabs>
        <w:ind w:left="1531" w:hanging="1191"/>
      </w:pPr>
      <w:r w:rsidRPr="00674EE2">
        <w:t>Optional</w:t>
      </w:r>
      <w:r>
        <w:t xml:space="preserve">&lt;T&gt; </w:t>
      </w:r>
    </w:p>
    <w:p w14:paraId="35AE7754" w14:textId="77777777" w:rsidR="00A70ECA" w:rsidRDefault="00A70ECA" w:rsidP="00A70ECA">
      <w:pPr>
        <w:pStyle w:val="Body"/>
        <w:rPr>
          <w:lang w:val="en-AU"/>
        </w:rPr>
      </w:pPr>
      <w:r>
        <w:rPr>
          <w:lang w:val="en-AU"/>
        </w:rPr>
        <w:t>like C# nullable type.</w:t>
      </w:r>
    </w:p>
    <w:p w14:paraId="0124B327" w14:textId="77777777" w:rsidR="00A70ECA" w:rsidRDefault="00A70ECA" w:rsidP="00A70ECA">
      <w:pPr>
        <w:pStyle w:val="Body"/>
        <w:numPr>
          <w:ilvl w:val="0"/>
          <w:numId w:val="3"/>
        </w:numPr>
        <w:rPr>
          <w:lang w:val="en-AU"/>
        </w:rPr>
      </w:pPr>
      <w:r>
        <w:rPr>
          <w:lang w:val="en-AU"/>
        </w:rPr>
        <w:t>See Brian Goetz (Java architect) response:</w:t>
      </w:r>
      <w:r>
        <w:rPr>
          <w:lang w:val="en-AU"/>
        </w:rPr>
        <w:br/>
      </w:r>
      <w:hyperlink r:id="rId12" w:anchor="26328555" w:history="1">
        <w:r w:rsidRPr="00B61E52">
          <w:rPr>
            <w:rStyle w:val="Hyperlink"/>
            <w:lang w:val="en-AU"/>
          </w:rPr>
          <w:t>http://stackoverflow.com/questions/26327957/should-java-8-getters-return-optional-type/26328555#26328555</w:t>
        </w:r>
      </w:hyperlink>
      <w:r>
        <w:rPr>
          <w:lang w:val="en-AU"/>
        </w:rPr>
        <w:t xml:space="preserve"> </w:t>
      </w:r>
      <w:r>
        <w:rPr>
          <w:lang w:val="en-AU"/>
        </w:rPr>
        <w:br/>
      </w:r>
    </w:p>
    <w:p w14:paraId="77F98647" w14:textId="77777777" w:rsidR="00A70ECA" w:rsidRDefault="00A70ECA" w:rsidP="00A70ECA">
      <w:pPr>
        <w:pStyle w:val="Heading3"/>
        <w:numPr>
          <w:ilvl w:val="2"/>
          <w:numId w:val="17"/>
        </w:numPr>
        <w:tabs>
          <w:tab w:val="clear" w:pos="1418"/>
          <w:tab w:val="num" w:pos="1588"/>
        </w:tabs>
        <w:ind w:left="1588" w:hanging="170"/>
        <w:rPr>
          <w:lang w:val="en-AU"/>
        </w:rPr>
      </w:pPr>
      <w:r>
        <w:rPr>
          <w:lang w:val="en-AU"/>
        </w:rPr>
        <w:t>Initialize</w:t>
      </w:r>
    </w:p>
    <w:p w14:paraId="3AA14AF4" w14:textId="77777777" w:rsidR="00A70ECA" w:rsidRDefault="00A70ECA" w:rsidP="00A70ECA">
      <w:pPr>
        <w:pStyle w:val="Body"/>
        <w:widowControl/>
        <w:numPr>
          <w:ilvl w:val="0"/>
          <w:numId w:val="3"/>
        </w:numPr>
        <w:spacing w:after="0"/>
        <w:rPr>
          <w:lang w:val="en-AU"/>
        </w:rPr>
      </w:pPr>
      <w:r>
        <w:rPr>
          <w:lang w:val="en-AU"/>
        </w:rPr>
        <w:t xml:space="preserve">With an empty object: </w:t>
      </w:r>
      <w:r>
        <w:rPr>
          <w:lang w:val="en-AU"/>
        </w:rPr>
        <w:br/>
      </w:r>
      <w:r w:rsidRPr="00871037">
        <w:rPr>
          <w:rStyle w:val="CodeChar"/>
        </w:rPr>
        <w:t>Optional&lt;String&gt; opt = Optional.empty();</w:t>
      </w:r>
      <w:r>
        <w:rPr>
          <w:lang w:val="en-AU"/>
        </w:rPr>
        <w:t xml:space="preserve"> </w:t>
      </w:r>
    </w:p>
    <w:p w14:paraId="58C54D14" w14:textId="77777777" w:rsidR="00A70ECA" w:rsidRDefault="00A70ECA" w:rsidP="00A70ECA">
      <w:pPr>
        <w:pStyle w:val="Body"/>
        <w:widowControl/>
        <w:numPr>
          <w:ilvl w:val="0"/>
          <w:numId w:val="3"/>
        </w:numPr>
        <w:spacing w:after="0"/>
        <w:rPr>
          <w:lang w:val="en-AU"/>
        </w:rPr>
      </w:pPr>
      <w:r>
        <w:rPr>
          <w:lang w:val="en-AU"/>
        </w:rPr>
        <w:t>With a non-null object:</w:t>
      </w:r>
      <w:r>
        <w:rPr>
          <w:lang w:val="en-AU"/>
        </w:rPr>
        <w:br/>
      </w:r>
      <w:r w:rsidRPr="00871037">
        <w:rPr>
          <w:rStyle w:val="CodeChar"/>
        </w:rPr>
        <w:t>Optional&lt;String&gt; opt = Optional.of(someString);</w:t>
      </w:r>
      <w:r>
        <w:rPr>
          <w:lang w:val="en-AU"/>
        </w:rPr>
        <w:br/>
        <w:t>Note: the call above will throw an exception if ‘someString’ is null!</w:t>
      </w:r>
    </w:p>
    <w:p w14:paraId="242ADB53" w14:textId="77777777" w:rsidR="00A70ECA" w:rsidRPr="00871037" w:rsidRDefault="00A70ECA" w:rsidP="00A70ECA">
      <w:pPr>
        <w:pStyle w:val="Body"/>
        <w:widowControl/>
        <w:numPr>
          <w:ilvl w:val="0"/>
          <w:numId w:val="3"/>
        </w:numPr>
        <w:spacing w:after="0"/>
        <w:rPr>
          <w:lang w:val="en-AU"/>
        </w:rPr>
      </w:pPr>
      <w:r>
        <w:rPr>
          <w:lang w:val="en-AU"/>
        </w:rPr>
        <w:t>With an object that can be null:</w:t>
      </w:r>
      <w:r>
        <w:rPr>
          <w:lang w:val="en-AU"/>
        </w:rPr>
        <w:br/>
      </w:r>
      <w:r w:rsidRPr="00871037">
        <w:rPr>
          <w:rStyle w:val="CodeChar"/>
        </w:rPr>
        <w:t>Optional&lt;String&gt; opt = Optional.ofNullable(s);</w:t>
      </w:r>
      <w:r>
        <w:rPr>
          <w:lang w:val="en-AU"/>
        </w:rPr>
        <w:br/>
        <w:t>s can be null and then opt will be empty() or initialized before the call.</w:t>
      </w:r>
    </w:p>
    <w:p w14:paraId="1B2CB793" w14:textId="77777777" w:rsidR="00A70ECA" w:rsidRDefault="00A70ECA" w:rsidP="00A70ECA">
      <w:pPr>
        <w:pStyle w:val="Heading3"/>
        <w:numPr>
          <w:ilvl w:val="2"/>
          <w:numId w:val="17"/>
        </w:numPr>
        <w:tabs>
          <w:tab w:val="clear" w:pos="1418"/>
          <w:tab w:val="num" w:pos="1588"/>
        </w:tabs>
        <w:ind w:left="1588" w:hanging="170"/>
        <w:rPr>
          <w:lang w:val="en-AU"/>
        </w:rPr>
      </w:pPr>
      <w:r>
        <w:rPr>
          <w:lang w:val="en-AU"/>
        </w:rPr>
        <w:t>isPresent</w:t>
      </w:r>
    </w:p>
    <w:p w14:paraId="1D8B53A1" w14:textId="77777777" w:rsidR="00A70ECA" w:rsidRDefault="00A70ECA" w:rsidP="00A70ECA">
      <w:pPr>
        <w:ind w:left="1440"/>
        <w:rPr>
          <w:rFonts w:ascii="Arial" w:hAnsi="Arial" w:cs="Arial"/>
          <w:color w:val="222222"/>
          <w:shd w:val="clear" w:color="auto" w:fill="FFFFFF"/>
        </w:rPr>
      </w:pPr>
      <w:r w:rsidRPr="007B5EE4">
        <w:rPr>
          <w:rStyle w:val="BodyChar"/>
          <w:lang w:val="en-AU"/>
        </w:rPr>
        <w:t>returns true if the Optional contains a non-null value, otherwise it returns false</w:t>
      </w:r>
      <w:r w:rsidRPr="007B5EE4">
        <w:rPr>
          <w:rFonts w:ascii="Arial" w:hAnsi="Arial" w:cs="Arial"/>
          <w:color w:val="222222"/>
          <w:shd w:val="clear" w:color="auto" w:fill="FFFFFF"/>
        </w:rPr>
        <w:t>.</w:t>
      </w:r>
    </w:p>
    <w:p w14:paraId="0513F712" w14:textId="77777777" w:rsidR="00A70ECA" w:rsidRPr="007B5EE4" w:rsidRDefault="00A70ECA" w:rsidP="00A70ECA">
      <w:pPr>
        <w:pStyle w:val="ListParagraph"/>
        <w:numPr>
          <w:ilvl w:val="0"/>
          <w:numId w:val="3"/>
        </w:numPr>
        <w:rPr>
          <w:rFonts w:ascii="Times New Roman" w:hAnsi="Times New Roman"/>
          <w:sz w:val="24"/>
        </w:rPr>
      </w:pPr>
      <w:r>
        <w:rPr>
          <w:rStyle w:val="BodyChar"/>
          <w:rFonts w:eastAsia="SimSun"/>
          <w:lang w:val="en-AU" w:eastAsia="en-US"/>
        </w:rPr>
        <w:t>It’s not a good practice to use this function</w:t>
      </w:r>
      <w:r w:rsidRPr="007B5EE4">
        <w:rPr>
          <w:rFonts w:ascii="Times New Roman" w:hAnsi="Times New Roman"/>
          <w:sz w:val="24"/>
        </w:rPr>
        <w:t>.</w:t>
      </w:r>
      <w:r>
        <w:rPr>
          <w:rFonts w:ascii="Times New Roman" w:hAnsi="Times New Roman"/>
          <w:sz w:val="24"/>
        </w:rPr>
        <w:t xml:space="preserve"> Instead, it’s better to use .orElse() on the optional value itself.</w:t>
      </w:r>
    </w:p>
    <w:p w14:paraId="69FA2E20" w14:textId="77777777" w:rsidR="00A70ECA" w:rsidRPr="007B5EE4" w:rsidRDefault="00A70ECA" w:rsidP="00A70ECA">
      <w:pPr>
        <w:pStyle w:val="Body"/>
        <w:rPr>
          <w:rFonts w:ascii="Times New Roman" w:hAnsi="Times New Roman"/>
        </w:rPr>
      </w:pPr>
    </w:p>
    <w:p w14:paraId="3DC8717E" w14:textId="77777777" w:rsidR="00A70ECA" w:rsidRPr="007B5EE4" w:rsidRDefault="00A70ECA" w:rsidP="00A70ECA">
      <w:pPr>
        <w:pStyle w:val="Body"/>
        <w:rPr>
          <w:lang w:val="en-AU"/>
        </w:rPr>
      </w:pPr>
    </w:p>
    <w:p w14:paraId="4DB6CFE1" w14:textId="77777777" w:rsidR="00A70ECA" w:rsidRDefault="00A70ECA" w:rsidP="00A70ECA">
      <w:pPr>
        <w:pStyle w:val="Heading3"/>
        <w:numPr>
          <w:ilvl w:val="2"/>
          <w:numId w:val="17"/>
        </w:numPr>
        <w:tabs>
          <w:tab w:val="clear" w:pos="1418"/>
          <w:tab w:val="num" w:pos="1588"/>
        </w:tabs>
        <w:ind w:left="1588" w:hanging="170"/>
        <w:rPr>
          <w:lang w:val="en-AU"/>
        </w:rPr>
      </w:pPr>
      <w:r>
        <w:rPr>
          <w:lang w:val="en-AU"/>
        </w:rPr>
        <w:t xml:space="preserve">Get </w:t>
      </w:r>
      <w:r w:rsidRPr="00674EE2">
        <w:t>Value</w:t>
      </w:r>
    </w:p>
    <w:p w14:paraId="7951D429" w14:textId="77777777" w:rsidR="00A70ECA" w:rsidRDefault="00A70ECA" w:rsidP="00A70ECA">
      <w:pPr>
        <w:pStyle w:val="Body"/>
        <w:numPr>
          <w:ilvl w:val="0"/>
          <w:numId w:val="3"/>
        </w:numPr>
        <w:rPr>
          <w:lang w:val="en-AU"/>
        </w:rPr>
      </w:pPr>
      <w:r>
        <w:rPr>
          <w:lang w:val="en-AU"/>
        </w:rPr>
        <w:t>Don’t use get() – it will throw an exception if the optional is empty!!</w:t>
      </w:r>
    </w:p>
    <w:p w14:paraId="53451889" w14:textId="77777777" w:rsidR="00A70ECA" w:rsidRDefault="00A70ECA" w:rsidP="00A70ECA">
      <w:pPr>
        <w:pStyle w:val="Body"/>
        <w:numPr>
          <w:ilvl w:val="0"/>
          <w:numId w:val="3"/>
        </w:numPr>
        <w:rPr>
          <w:lang w:val="en-AU"/>
        </w:rPr>
      </w:pPr>
      <w:r>
        <w:rPr>
          <w:lang w:val="en-AU"/>
        </w:rPr>
        <w:t>Instead,  use one of the followings:</w:t>
      </w:r>
    </w:p>
    <w:p w14:paraId="1CCB327D" w14:textId="77777777" w:rsidR="00A70ECA" w:rsidRDefault="00A70ECA" w:rsidP="00A70ECA">
      <w:pPr>
        <w:pStyle w:val="Body"/>
        <w:numPr>
          <w:ilvl w:val="1"/>
          <w:numId w:val="3"/>
        </w:numPr>
      </w:pPr>
      <w:r>
        <w:t>orElse()</w:t>
      </w:r>
      <w:r>
        <w:rPr>
          <w:lang w:val="en-AU"/>
        </w:rPr>
        <w:t xml:space="preserve"> – will return the </w:t>
      </w:r>
      <w:r>
        <w:rPr>
          <w:u w:val="single"/>
          <w:lang w:val="en-AU"/>
        </w:rPr>
        <w:t>internal</w:t>
      </w:r>
      <w:r w:rsidRPr="00135044">
        <w:rPr>
          <w:u w:val="single"/>
          <w:lang w:val="en-AU"/>
        </w:rPr>
        <w:t>-value</w:t>
      </w:r>
      <w:r>
        <w:rPr>
          <w:lang w:val="en-AU"/>
        </w:rPr>
        <w:t xml:space="preserve"> if it is not empty, otherwise, will return the orElse() value</w:t>
      </w:r>
      <w:r>
        <w:t>:</w:t>
      </w:r>
    </w:p>
    <w:p w14:paraId="3A5C9C68" w14:textId="77777777" w:rsidR="00A70ECA" w:rsidRPr="00DA27BA" w:rsidRDefault="00A70ECA" w:rsidP="00A70ECA">
      <w:pPr>
        <w:pStyle w:val="Code"/>
        <w:ind w:left="2880"/>
      </w:pPr>
      <w:r w:rsidRPr="00DA27BA">
        <w:t>Optional&lt;Person&gt; personResult = findPerson(name);</w:t>
      </w:r>
    </w:p>
    <w:p w14:paraId="0DE92810" w14:textId="77777777" w:rsidR="00A70ECA" w:rsidRDefault="00A70ECA" w:rsidP="00A70ECA">
      <w:pPr>
        <w:pStyle w:val="Code"/>
        <w:ind w:left="2880"/>
      </w:pPr>
      <w:r w:rsidRPr="00DA27BA">
        <w:t>Person person = personResult.orElse(Person.GUEST);</w:t>
      </w:r>
    </w:p>
    <w:p w14:paraId="44B29EF7" w14:textId="77777777" w:rsidR="00A70ECA" w:rsidRPr="00DA27BA" w:rsidRDefault="00A70ECA" w:rsidP="00A70ECA">
      <w:pPr>
        <w:pStyle w:val="Body"/>
        <w:ind w:left="2880"/>
      </w:pPr>
      <w:r w:rsidRPr="00FC0CFA">
        <w:rPr>
          <w:b/>
        </w:rPr>
        <w:t>Note:</w:t>
      </w:r>
      <w:r>
        <w:t xml:space="preserve"> </w:t>
      </w:r>
      <w:r w:rsidRPr="00FC0CFA">
        <w:rPr>
          <w:shd w:val="clear" w:color="auto" w:fill="FFFFFF"/>
          <w:lang w:val="en-AU"/>
        </w:rPr>
        <w:t>the parameter of </w:t>
      </w:r>
      <w:r w:rsidRPr="00FC0CFA">
        <w:rPr>
          <w:i/>
          <w:iCs/>
          <w:shd w:val="clear" w:color="auto" w:fill="FFFFFF"/>
          <w:lang w:val="en-AU"/>
        </w:rPr>
        <w:t>orElse() </w:t>
      </w:r>
      <w:r w:rsidRPr="00FC0CFA">
        <w:rPr>
          <w:shd w:val="clear" w:color="auto" w:fill="FFFFFF"/>
          <w:lang w:val="en-AU"/>
        </w:rPr>
        <w:t xml:space="preserve">is </w:t>
      </w:r>
      <w:r w:rsidRPr="00FC0CFA">
        <w:rPr>
          <w:b/>
          <w:shd w:val="clear" w:color="auto" w:fill="FFFFFF"/>
          <w:lang w:val="en-AU"/>
        </w:rPr>
        <w:t>evaluated even</w:t>
      </w:r>
      <w:r w:rsidRPr="00FC0CFA">
        <w:rPr>
          <w:shd w:val="clear" w:color="auto" w:fill="FFFFFF"/>
          <w:lang w:val="en-AU"/>
        </w:rPr>
        <w:t xml:space="preserve"> when having a</w:t>
      </w:r>
      <w:r>
        <w:rPr>
          <w:shd w:val="clear" w:color="auto" w:fill="FFFFFF"/>
          <w:lang w:val="en-AU"/>
        </w:rPr>
        <w:t xml:space="preserve"> </w:t>
      </w:r>
      <w:r w:rsidRPr="00FC0CFA">
        <w:rPr>
          <w:b/>
          <w:shd w:val="clear" w:color="auto" w:fill="FFFFFF"/>
          <w:lang w:val="en-AU"/>
        </w:rPr>
        <w:t>non-empty </w:t>
      </w:r>
      <w:r w:rsidRPr="00FC0CFA">
        <w:rPr>
          <w:b/>
          <w:i/>
          <w:iCs/>
          <w:shd w:val="clear" w:color="auto" w:fill="FFFFFF"/>
          <w:lang w:val="en-AU"/>
        </w:rPr>
        <w:t>Optional</w:t>
      </w:r>
      <w:r w:rsidRPr="00FC0CFA">
        <w:rPr>
          <w:shd w:val="clear" w:color="auto" w:fill="FFFFFF"/>
          <w:lang w:val="en-AU"/>
        </w:rPr>
        <w:t>.</w:t>
      </w:r>
    </w:p>
    <w:p w14:paraId="13894991" w14:textId="77777777" w:rsidR="00A70ECA" w:rsidRDefault="00A70ECA" w:rsidP="00A70ECA">
      <w:pPr>
        <w:pStyle w:val="Body"/>
        <w:numPr>
          <w:ilvl w:val="1"/>
          <w:numId w:val="3"/>
        </w:numPr>
        <w:rPr>
          <w:lang w:val="en-AU"/>
        </w:rPr>
      </w:pPr>
      <w:r>
        <w:rPr>
          <w:lang w:val="en-AU"/>
        </w:rPr>
        <w:t xml:space="preserve">orElseGet(&lt;lambda expression returning the </w:t>
      </w:r>
      <w:r>
        <w:rPr>
          <w:u w:val="single"/>
          <w:lang w:val="en-AU"/>
        </w:rPr>
        <w:t>internal</w:t>
      </w:r>
      <w:r w:rsidRPr="00135044">
        <w:rPr>
          <w:u w:val="single"/>
          <w:lang w:val="en-AU"/>
        </w:rPr>
        <w:t>-value</w:t>
      </w:r>
      <w:r>
        <w:rPr>
          <w:lang w:val="en-AU"/>
        </w:rPr>
        <w:t>&gt;):</w:t>
      </w:r>
    </w:p>
    <w:p w14:paraId="14D7FF5E" w14:textId="77777777" w:rsidR="00A70ECA" w:rsidRDefault="00A70ECA" w:rsidP="00A70ECA">
      <w:pPr>
        <w:pStyle w:val="Code"/>
        <w:ind w:left="2880"/>
      </w:pPr>
      <w:r w:rsidRPr="00DA27BA">
        <w:t>Optional&lt;Person&gt; personResult = findPerson(name);</w:t>
      </w:r>
      <w:r>
        <w:br/>
      </w:r>
      <w:r w:rsidRPr="00DA27BA">
        <w:t>Person person = personResult.orElse</w:t>
      </w:r>
      <w:r>
        <w:t>Get</w:t>
      </w:r>
      <w:r w:rsidRPr="00DA27BA">
        <w:t>(</w:t>
      </w:r>
      <w:r>
        <w:t xml:space="preserve">()-&gt;   </w:t>
      </w:r>
      <w:r w:rsidRPr="00DA27BA">
        <w:t>Person.GUEST);</w:t>
      </w:r>
    </w:p>
    <w:p w14:paraId="3D6C7BC3" w14:textId="77777777" w:rsidR="00A70ECA" w:rsidRPr="00FC0CFA" w:rsidRDefault="00A70ECA" w:rsidP="00A70ECA">
      <w:pPr>
        <w:pStyle w:val="Body"/>
        <w:ind w:left="2880"/>
        <w:rPr>
          <w:rFonts w:ascii="Times New Roman" w:hAnsi="Times New Roman"/>
          <w:lang w:val="en-AU"/>
        </w:rPr>
      </w:pPr>
      <w:r>
        <w:rPr>
          <w:shd w:val="clear" w:color="auto" w:fill="FFFFFF"/>
          <w:lang w:val="en-AU"/>
        </w:rPr>
        <w:lastRenderedPageBreak/>
        <w:t xml:space="preserve">With orElseGet() - </w:t>
      </w:r>
      <w:r w:rsidRPr="00FC0CFA">
        <w:rPr>
          <w:shd w:val="clear" w:color="auto" w:fill="FFFFFF"/>
          <w:lang w:val="en-AU"/>
        </w:rPr>
        <w:t>the S</w:t>
      </w:r>
      <w:r w:rsidRPr="00FC0CFA">
        <w:rPr>
          <w:i/>
          <w:iCs/>
          <w:shd w:val="clear" w:color="auto" w:fill="FFFFFF"/>
          <w:lang w:val="en-AU"/>
        </w:rPr>
        <w:t>upplier </w:t>
      </w:r>
      <w:r w:rsidRPr="00FC0CFA">
        <w:rPr>
          <w:shd w:val="clear" w:color="auto" w:fill="FFFFFF"/>
          <w:lang w:val="en-AU"/>
        </w:rPr>
        <w:t xml:space="preserve">method passed as an argument is </w:t>
      </w:r>
      <w:r w:rsidRPr="00FC0CFA">
        <w:rPr>
          <w:b/>
          <w:shd w:val="clear" w:color="auto" w:fill="FFFFFF"/>
          <w:lang w:val="en-AU"/>
        </w:rPr>
        <w:t>only executed</w:t>
      </w:r>
      <w:r w:rsidRPr="00FC0CFA">
        <w:rPr>
          <w:shd w:val="clear" w:color="auto" w:fill="FFFFFF"/>
          <w:lang w:val="en-AU"/>
        </w:rPr>
        <w:t xml:space="preserve"> when </w:t>
      </w:r>
      <w:r w:rsidRPr="00FC0CFA">
        <w:rPr>
          <w:i/>
          <w:iCs/>
          <w:shd w:val="clear" w:color="auto" w:fill="FFFFFF"/>
          <w:lang w:val="en-AU"/>
        </w:rPr>
        <w:t>an Optional </w:t>
      </w:r>
      <w:r w:rsidRPr="00FC0CFA">
        <w:rPr>
          <w:shd w:val="clear" w:color="auto" w:fill="FFFFFF"/>
          <w:lang w:val="en-AU"/>
        </w:rPr>
        <w:t xml:space="preserve">value </w:t>
      </w:r>
      <w:r w:rsidRPr="00FC0CFA">
        <w:rPr>
          <w:b/>
          <w:shd w:val="clear" w:color="auto" w:fill="FFFFFF"/>
          <w:lang w:val="en-AU"/>
        </w:rPr>
        <w:t>is not present</w:t>
      </w:r>
      <w:r w:rsidRPr="00FC0CFA">
        <w:rPr>
          <w:shd w:val="clear" w:color="auto" w:fill="FFFFFF"/>
          <w:lang w:val="en-AU"/>
        </w:rPr>
        <w:t>.</w:t>
      </w:r>
    </w:p>
    <w:p w14:paraId="05D4ADAD" w14:textId="77777777" w:rsidR="00A70ECA" w:rsidRPr="00226B6F" w:rsidRDefault="00A70ECA" w:rsidP="00A70ECA">
      <w:pPr>
        <w:pStyle w:val="Body"/>
      </w:pPr>
    </w:p>
    <w:p w14:paraId="4B17846A" w14:textId="77777777" w:rsidR="00A70ECA" w:rsidRDefault="00A70ECA" w:rsidP="00A70ECA">
      <w:pPr>
        <w:pStyle w:val="NormalWeb"/>
        <w:ind w:left="1440"/>
      </w:pPr>
      <w:r>
        <w:t xml:space="preserve">An </w:t>
      </w:r>
      <w:r>
        <w:rPr>
          <w:rStyle w:val="Emphasis"/>
        </w:rPr>
        <w:t>Optional</w:t>
      </w:r>
      <w:r>
        <w:t xml:space="preserve"> type can be a return type for most methods except some scenarios discussed later in the tutorial.</w:t>
      </w:r>
    </w:p>
    <w:p w14:paraId="603FA3AF" w14:textId="77777777" w:rsidR="00A70ECA" w:rsidRDefault="00A70ECA" w:rsidP="00A70ECA">
      <w:pPr>
        <w:pStyle w:val="NormalWeb"/>
        <w:ind w:left="1440"/>
      </w:pPr>
      <w:r>
        <w:t xml:space="preserve">Most of the time, returning an </w:t>
      </w:r>
      <w:r>
        <w:rPr>
          <w:rStyle w:val="Emphasis"/>
        </w:rPr>
        <w:t>Optional</w:t>
      </w:r>
      <w:r>
        <w:t xml:space="preserve"> is just fine:</w:t>
      </w:r>
    </w:p>
    <w:tbl>
      <w:tblPr>
        <w:tblW w:w="0" w:type="auto"/>
        <w:tblCellSpacing w:w="0" w:type="dxa"/>
        <w:tblInd w:w="1440" w:type="dxa"/>
        <w:tblCellMar>
          <w:left w:w="0" w:type="dxa"/>
          <w:right w:w="0" w:type="dxa"/>
        </w:tblCellMar>
        <w:tblLook w:val="04A0" w:firstRow="1" w:lastRow="0" w:firstColumn="1" w:lastColumn="0" w:noHBand="0" w:noVBand="1"/>
      </w:tblPr>
      <w:tblGrid>
        <w:gridCol w:w="6842"/>
      </w:tblGrid>
      <w:tr w:rsidR="00A70ECA" w14:paraId="092420BA" w14:textId="77777777" w:rsidTr="00140E1B">
        <w:trPr>
          <w:tblCellSpacing w:w="0" w:type="dxa"/>
        </w:trPr>
        <w:tc>
          <w:tcPr>
            <w:tcW w:w="0" w:type="auto"/>
            <w:vAlign w:val="center"/>
            <w:hideMark/>
          </w:tcPr>
          <w:p w14:paraId="04774DDD" w14:textId="77777777" w:rsidR="00A70ECA" w:rsidRDefault="00A70ECA" w:rsidP="00140E1B">
            <w:r>
              <w:rPr>
                <w:rStyle w:val="HTMLCode"/>
              </w:rPr>
              <w:t>public</w:t>
            </w:r>
            <w:r>
              <w:t xml:space="preserve"> </w:t>
            </w:r>
            <w:r>
              <w:rPr>
                <w:rStyle w:val="HTMLCode"/>
              </w:rPr>
              <w:t>static</w:t>
            </w:r>
            <w:r>
              <w:t xml:space="preserve"> </w:t>
            </w:r>
            <w:r>
              <w:rPr>
                <w:rStyle w:val="HTMLCode"/>
              </w:rPr>
              <w:t>Optional&lt;User&gt; findUserByName(String name) {</w:t>
            </w:r>
          </w:p>
          <w:p w14:paraId="6FF2D03A" w14:textId="77777777" w:rsidR="00A70ECA" w:rsidRDefault="00A70ECA" w:rsidP="00140E1B">
            <w:r>
              <w:rPr>
                <w:rStyle w:val="HTMLCode"/>
              </w:rPr>
              <w:t>    User user = usersByName.get(name);</w:t>
            </w:r>
          </w:p>
          <w:p w14:paraId="512B4312" w14:textId="77777777" w:rsidR="00A70ECA" w:rsidRDefault="00A70ECA" w:rsidP="00140E1B">
            <w:r>
              <w:rPr>
                <w:rStyle w:val="HTMLCode"/>
              </w:rPr>
              <w:t>    Optional&lt;User&gt; opt = Optional.ofNullable(user);</w:t>
            </w:r>
          </w:p>
          <w:p w14:paraId="03B8E914" w14:textId="77777777" w:rsidR="00A70ECA" w:rsidRDefault="00A70ECA" w:rsidP="00140E1B">
            <w:r>
              <w:rPr>
                <w:rStyle w:val="HTMLCode"/>
              </w:rPr>
              <w:t>    return</w:t>
            </w:r>
            <w:r>
              <w:t xml:space="preserve"> </w:t>
            </w:r>
            <w:r>
              <w:rPr>
                <w:rStyle w:val="HTMLCode"/>
              </w:rPr>
              <w:t>opt;</w:t>
            </w:r>
          </w:p>
          <w:p w14:paraId="67D24814" w14:textId="77777777" w:rsidR="00A70ECA" w:rsidRDefault="00A70ECA" w:rsidP="00140E1B">
            <w:r>
              <w:rPr>
                <w:rStyle w:val="HTMLCode"/>
              </w:rPr>
              <w:t>}</w:t>
            </w:r>
          </w:p>
        </w:tc>
      </w:tr>
    </w:tbl>
    <w:p w14:paraId="4A0843E8" w14:textId="77777777" w:rsidR="00A70ECA" w:rsidRDefault="00A70ECA" w:rsidP="00A70ECA">
      <w:pPr>
        <w:pStyle w:val="NormalWeb"/>
        <w:ind w:left="1440"/>
      </w:pPr>
      <w:r>
        <w:t xml:space="preserve">This is handy since we can use the </w:t>
      </w:r>
      <w:r>
        <w:rPr>
          <w:rStyle w:val="Emphasis"/>
        </w:rPr>
        <w:t xml:space="preserve">Optional </w:t>
      </w:r>
      <w:r>
        <w:t>API in the calling method:</w:t>
      </w:r>
    </w:p>
    <w:tbl>
      <w:tblPr>
        <w:tblW w:w="9026" w:type="dxa"/>
        <w:tblCellSpacing w:w="0" w:type="dxa"/>
        <w:tblInd w:w="1440" w:type="dxa"/>
        <w:tblCellMar>
          <w:left w:w="0" w:type="dxa"/>
          <w:right w:w="0" w:type="dxa"/>
        </w:tblCellMar>
        <w:tblLook w:val="04A0" w:firstRow="1" w:lastRow="0" w:firstColumn="1" w:lastColumn="0" w:noHBand="0" w:noVBand="1"/>
      </w:tblPr>
      <w:tblGrid>
        <w:gridCol w:w="6"/>
        <w:gridCol w:w="9020"/>
      </w:tblGrid>
      <w:tr w:rsidR="00A70ECA" w14:paraId="4C78D510" w14:textId="77777777" w:rsidTr="00140E1B">
        <w:trPr>
          <w:tblCellSpacing w:w="0" w:type="dxa"/>
        </w:trPr>
        <w:tc>
          <w:tcPr>
            <w:tcW w:w="0" w:type="auto"/>
            <w:vAlign w:val="center"/>
            <w:hideMark/>
          </w:tcPr>
          <w:p w14:paraId="3A21E7EF" w14:textId="77777777" w:rsidR="00A70ECA" w:rsidRDefault="00A70ECA" w:rsidP="00140E1B"/>
        </w:tc>
        <w:tc>
          <w:tcPr>
            <w:tcW w:w="0" w:type="auto"/>
            <w:vAlign w:val="center"/>
            <w:hideMark/>
          </w:tcPr>
          <w:p w14:paraId="41CB8EB2" w14:textId="77777777" w:rsidR="00A70ECA" w:rsidRDefault="00A70ECA" w:rsidP="00140E1B">
            <w:r>
              <w:rPr>
                <w:rStyle w:val="HTMLCode"/>
              </w:rPr>
              <w:t>public</w:t>
            </w:r>
            <w:r>
              <w:t xml:space="preserve"> </w:t>
            </w:r>
            <w:r>
              <w:rPr>
                <w:rStyle w:val="HTMLCode"/>
              </w:rPr>
              <w:t>static</w:t>
            </w:r>
            <w:r>
              <w:t xml:space="preserve"> </w:t>
            </w:r>
            <w:r>
              <w:rPr>
                <w:rStyle w:val="HTMLCode"/>
              </w:rPr>
              <w:t>void</w:t>
            </w:r>
            <w:r>
              <w:t xml:space="preserve"> </w:t>
            </w:r>
            <w:r>
              <w:rPr>
                <w:rStyle w:val="HTMLCode"/>
              </w:rPr>
              <w:t>changeUserName(String oldFirstName, String newFirstName) {</w:t>
            </w:r>
          </w:p>
          <w:p w14:paraId="392E1875" w14:textId="77777777" w:rsidR="00A70ECA" w:rsidRDefault="00A70ECA" w:rsidP="00140E1B">
            <w:r>
              <w:rPr>
                <w:rStyle w:val="HTMLCode"/>
              </w:rPr>
              <w:t>    findUserByFirstName(oldFirstName).ifPresent(user -&gt; user.setFirstName(newFirstName));</w:t>
            </w:r>
          </w:p>
          <w:p w14:paraId="386D1985" w14:textId="77777777" w:rsidR="00A70ECA" w:rsidRDefault="00A70ECA" w:rsidP="00140E1B">
            <w:r>
              <w:rPr>
                <w:rStyle w:val="HTMLCode"/>
              </w:rPr>
              <w:t>}</w:t>
            </w:r>
          </w:p>
        </w:tc>
      </w:tr>
    </w:tbl>
    <w:p w14:paraId="5292A72B" w14:textId="77777777" w:rsidR="00A70ECA" w:rsidRDefault="00A70ECA" w:rsidP="00A70ECA">
      <w:pPr>
        <w:pStyle w:val="NormalWeb"/>
        <w:ind w:left="1440"/>
      </w:pPr>
      <w:r>
        <w:t xml:space="preserve">It's also appropriate for a static method or utility method to return an </w:t>
      </w:r>
      <w:r>
        <w:rPr>
          <w:rStyle w:val="Emphasis"/>
        </w:rPr>
        <w:t>Optional</w:t>
      </w:r>
      <w:r>
        <w:t xml:space="preserve"> value.  However, there are many situations where we should not return </w:t>
      </w:r>
      <w:r>
        <w:rPr>
          <w:rStyle w:val="Emphasis"/>
        </w:rPr>
        <w:t>an Optional</w:t>
      </w:r>
      <w:r>
        <w:t xml:space="preserve"> type.</w:t>
      </w:r>
    </w:p>
    <w:p w14:paraId="5F240D16" w14:textId="77777777" w:rsidR="00A70ECA" w:rsidRDefault="00A70ECA" w:rsidP="00A70ECA">
      <w:pPr>
        <w:pStyle w:val="Body"/>
        <w:rPr>
          <w:lang w:val="en-AU"/>
        </w:rPr>
      </w:pPr>
    </w:p>
    <w:p w14:paraId="0516F77D" w14:textId="77777777" w:rsidR="00A70ECA" w:rsidRDefault="00A70ECA" w:rsidP="00A70ECA">
      <w:pPr>
        <w:pStyle w:val="Body"/>
        <w:rPr>
          <w:lang w:val="en-AU"/>
        </w:rPr>
      </w:pPr>
      <w:r>
        <w:rPr>
          <w:lang w:val="en-AU"/>
        </w:rPr>
        <w:t>.map – if not null – apply the mapped function to it. Otherwise, return null.</w:t>
      </w:r>
    </w:p>
    <w:p w14:paraId="5D211880" w14:textId="77777777" w:rsidR="00A70ECA" w:rsidRDefault="00A70ECA" w:rsidP="00A70ECA">
      <w:pPr>
        <w:pStyle w:val="Body"/>
        <w:rPr>
          <w:lang w:val="en-AU"/>
        </w:rPr>
      </w:pPr>
    </w:p>
    <w:p w14:paraId="59B5D924" w14:textId="77777777" w:rsidR="00A70ECA" w:rsidRPr="00534865" w:rsidRDefault="00A70ECA" w:rsidP="00A70ECA">
      <w:pPr>
        <w:pStyle w:val="Body"/>
        <w:rPr>
          <w:lang w:val="en-AU"/>
        </w:rPr>
      </w:pPr>
    </w:p>
    <w:p w14:paraId="30581079" w14:textId="77777777" w:rsidR="00A70ECA" w:rsidRDefault="00A70ECA" w:rsidP="00A70ECA">
      <w:pPr>
        <w:pStyle w:val="Heading1"/>
        <w:tabs>
          <w:tab w:val="clear" w:pos="1531"/>
          <w:tab w:val="num" w:pos="720"/>
        </w:tabs>
        <w:ind w:left="720" w:hanging="720"/>
        <w:rPr>
          <w:lang w:val="en-AU"/>
        </w:rPr>
      </w:pPr>
      <w:r>
        <w:rPr>
          <w:lang w:val="en-AU"/>
        </w:rPr>
        <w:lastRenderedPageBreak/>
        <w:t>JAR</w:t>
      </w:r>
    </w:p>
    <w:p w14:paraId="3D7CB5FE" w14:textId="77777777" w:rsidR="00A70ECA" w:rsidRDefault="00A70ECA" w:rsidP="00A70ECA">
      <w:pPr>
        <w:pStyle w:val="Body"/>
        <w:rPr>
          <w:szCs w:val="24"/>
          <w:lang w:val="en-AU"/>
        </w:rPr>
      </w:pPr>
      <w:r>
        <w:t xml:space="preserve">When the code is ready, you can package your application in a Java archive (JAR) so that you can share it with other developers. A built Java archive is called an </w:t>
      </w:r>
      <w:r>
        <w:rPr>
          <w:rStyle w:val="Emphasis1"/>
        </w:rPr>
        <w:t>artifact</w:t>
      </w:r>
      <w:r>
        <w:t>.</w:t>
      </w:r>
    </w:p>
    <w:p w14:paraId="38DAD80F" w14:textId="798498BF" w:rsidR="00AD5F9C" w:rsidRDefault="00AD5F9C" w:rsidP="00920B32">
      <w:pPr>
        <w:pStyle w:val="Heading1"/>
        <w:rPr>
          <w:lang w:val="en-AU"/>
        </w:rPr>
      </w:pPr>
      <w:r>
        <w:rPr>
          <w:lang w:val="en-AU"/>
        </w:rPr>
        <w:lastRenderedPageBreak/>
        <w:t>Eclipse</w:t>
      </w:r>
    </w:p>
    <w:p w14:paraId="4F4DAC8F" w14:textId="6FE8A25B" w:rsidR="00943F00" w:rsidRDefault="00943F00" w:rsidP="00943F00">
      <w:pPr>
        <w:pStyle w:val="Heading2"/>
      </w:pPr>
      <w:r>
        <w:rPr>
          <w:lang w:val="en-AU"/>
        </w:rPr>
        <w:t>External Libraries</w:t>
      </w:r>
    </w:p>
    <w:p w14:paraId="437230ED" w14:textId="2D55CAB1" w:rsidR="00AD5F9C" w:rsidRDefault="00AD5F9C" w:rsidP="00943F00">
      <w:pPr>
        <w:pStyle w:val="Body"/>
        <w:rPr>
          <w:lang w:val="en-AU"/>
        </w:rPr>
      </w:pPr>
      <w:r>
        <w:rPr>
          <w:lang w:val="en-AU"/>
        </w:rPr>
        <w:t>To add references to external libraries:</w:t>
      </w:r>
    </w:p>
    <w:p w14:paraId="7B38D7EE" w14:textId="77777777" w:rsidR="00AD5F9C" w:rsidRDefault="00AD5F9C" w:rsidP="00943F00">
      <w:pPr>
        <w:pStyle w:val="Body"/>
        <w:numPr>
          <w:ilvl w:val="0"/>
          <w:numId w:val="3"/>
        </w:numPr>
        <w:rPr>
          <w:szCs w:val="24"/>
          <w:lang w:val="en-AU"/>
        </w:rPr>
      </w:pPr>
      <w:r>
        <w:t xml:space="preserve">Right-click the project, click </w:t>
      </w:r>
      <w:r>
        <w:rPr>
          <w:rStyle w:val="Strong"/>
        </w:rPr>
        <w:t>Properties</w:t>
      </w:r>
      <w:r>
        <w:t>.</w:t>
      </w:r>
    </w:p>
    <w:p w14:paraId="4EC0CCC8" w14:textId="77777777" w:rsidR="00AD5F9C" w:rsidRDefault="00AD5F9C" w:rsidP="00943F00">
      <w:pPr>
        <w:pStyle w:val="Body"/>
        <w:numPr>
          <w:ilvl w:val="0"/>
          <w:numId w:val="3"/>
        </w:numPr>
      </w:pPr>
      <w:r>
        <w:t xml:space="preserve">Choose </w:t>
      </w:r>
      <w:r>
        <w:rPr>
          <w:rStyle w:val="Strong"/>
        </w:rPr>
        <w:t>Java Build Path</w:t>
      </w:r>
      <w:r>
        <w:t>.</w:t>
      </w:r>
    </w:p>
    <w:p w14:paraId="557CF04B" w14:textId="77777777" w:rsidR="00AD5F9C" w:rsidRDefault="00AD5F9C" w:rsidP="00943F00">
      <w:pPr>
        <w:pStyle w:val="Body"/>
        <w:numPr>
          <w:ilvl w:val="0"/>
          <w:numId w:val="3"/>
        </w:numPr>
      </w:pPr>
      <w:r>
        <w:t xml:space="preserve">Click the </w:t>
      </w:r>
      <w:r>
        <w:rPr>
          <w:rStyle w:val="Strong"/>
        </w:rPr>
        <w:t>Libraries</w:t>
      </w:r>
      <w:r>
        <w:t xml:space="preserve"> tab</w:t>
      </w:r>
    </w:p>
    <w:p w14:paraId="351B4CB5" w14:textId="77777777" w:rsidR="00AD5F9C" w:rsidRDefault="00AD5F9C" w:rsidP="00943F00">
      <w:pPr>
        <w:pStyle w:val="Body"/>
        <w:numPr>
          <w:ilvl w:val="0"/>
          <w:numId w:val="3"/>
        </w:numPr>
      </w:pPr>
      <w:r>
        <w:t xml:space="preserve">Click </w:t>
      </w:r>
      <w:r>
        <w:rPr>
          <w:rStyle w:val="Strong"/>
        </w:rPr>
        <w:t>Add External JARs...</w:t>
      </w:r>
    </w:p>
    <w:p w14:paraId="735A7EF6" w14:textId="1FC0BAC6" w:rsidR="00AD5F9C" w:rsidRDefault="00AD5F9C" w:rsidP="00943F00">
      <w:pPr>
        <w:pStyle w:val="Body"/>
        <w:numPr>
          <w:ilvl w:val="0"/>
          <w:numId w:val="3"/>
        </w:numPr>
      </w:pPr>
      <w:r>
        <w:t>Browse to find</w:t>
      </w:r>
      <w:r>
        <w:rPr>
          <w:lang w:val="en-AU"/>
        </w:rPr>
        <w:t xml:space="preserve"> the required </w:t>
      </w:r>
      <w:r>
        <w:rPr>
          <w:rStyle w:val="HTMLCode"/>
          <w:lang w:val="en-AU"/>
        </w:rPr>
        <w:t>*</w:t>
      </w:r>
      <w:r>
        <w:rPr>
          <w:rStyle w:val="HTMLCode"/>
        </w:rPr>
        <w:t>.jar</w:t>
      </w:r>
      <w:r>
        <w:t xml:space="preserve"> </w:t>
      </w:r>
      <w:r>
        <w:rPr>
          <w:lang w:val="en-AU"/>
        </w:rPr>
        <w:t xml:space="preserve">file </w:t>
      </w:r>
      <w:r>
        <w:t>and select it.</w:t>
      </w:r>
    </w:p>
    <w:p w14:paraId="71C5A0F2" w14:textId="77777777" w:rsidR="00AD5F9C" w:rsidRDefault="00AD5F9C" w:rsidP="00943F00">
      <w:pPr>
        <w:pStyle w:val="Body"/>
        <w:numPr>
          <w:ilvl w:val="0"/>
          <w:numId w:val="3"/>
        </w:numPr>
      </w:pPr>
      <w:r>
        <w:t xml:space="preserve">Click </w:t>
      </w:r>
      <w:r>
        <w:rPr>
          <w:rStyle w:val="Strong"/>
        </w:rPr>
        <w:t>OK</w:t>
      </w:r>
      <w:r>
        <w:t xml:space="preserve"> to update the build path.</w:t>
      </w:r>
    </w:p>
    <w:p w14:paraId="2FDB215A" w14:textId="77777777" w:rsidR="00AD5F9C" w:rsidRPr="00AD5F9C" w:rsidRDefault="00AD5F9C" w:rsidP="00AD5F9C">
      <w:pPr>
        <w:pStyle w:val="Body"/>
        <w:ind w:left="2251"/>
        <w:rPr>
          <w:lang w:val="en-US"/>
        </w:rPr>
      </w:pPr>
    </w:p>
    <w:p w14:paraId="3D951C84" w14:textId="25E40D31" w:rsidR="00920B32" w:rsidRDefault="00EC15BF" w:rsidP="00920B32">
      <w:pPr>
        <w:pStyle w:val="Heading1"/>
        <w:rPr>
          <w:lang w:val="en-AU"/>
        </w:rPr>
      </w:pPr>
      <w:r>
        <w:rPr>
          <w:lang w:val="en-AU"/>
        </w:rPr>
        <w:lastRenderedPageBreak/>
        <w:t xml:space="preserve">Java </w:t>
      </w:r>
      <w:r w:rsidR="00920B32">
        <w:rPr>
          <w:lang w:val="en-AU"/>
        </w:rPr>
        <w:t>Web Apps</w:t>
      </w:r>
    </w:p>
    <w:p w14:paraId="0DB07FED" w14:textId="5DF3E84D" w:rsidR="00860C66" w:rsidRDefault="00860C66" w:rsidP="00860C66">
      <w:pPr>
        <w:pStyle w:val="Body"/>
        <w:numPr>
          <w:ilvl w:val="0"/>
          <w:numId w:val="3"/>
        </w:numPr>
        <w:rPr>
          <w:lang w:val="en-AU"/>
        </w:rPr>
      </w:pPr>
      <w:r>
        <w:rPr>
          <w:lang w:val="en-AU"/>
        </w:rPr>
        <w:t xml:space="preserve">Most Java web-apps are made up of </w:t>
      </w:r>
      <w:r w:rsidRPr="00860C66">
        <w:rPr>
          <w:b/>
          <w:bCs/>
          <w:lang w:val="en-AU"/>
        </w:rPr>
        <w:t>Servlets</w:t>
      </w:r>
      <w:r>
        <w:rPr>
          <w:lang w:val="en-AU"/>
        </w:rPr>
        <w:t xml:space="preserve"> and </w:t>
      </w:r>
      <w:r w:rsidRPr="00860C66">
        <w:rPr>
          <w:b/>
          <w:bCs/>
          <w:lang w:val="en-AU"/>
        </w:rPr>
        <w:t>Java Server Pages</w:t>
      </w:r>
      <w:r>
        <w:rPr>
          <w:lang w:val="en-AU"/>
        </w:rPr>
        <w:t xml:space="preserve">. </w:t>
      </w:r>
    </w:p>
    <w:p w14:paraId="7123AF68" w14:textId="36BBB385" w:rsidR="001D070B" w:rsidRDefault="001D070B" w:rsidP="00860C66">
      <w:pPr>
        <w:pStyle w:val="Body"/>
        <w:numPr>
          <w:ilvl w:val="0"/>
          <w:numId w:val="3"/>
        </w:numPr>
        <w:rPr>
          <w:lang w:val="en-AU"/>
        </w:rPr>
      </w:pPr>
      <w:r>
        <w:rPr>
          <w:lang w:val="en-AU"/>
        </w:rPr>
        <w:t>Many frameworks are also built on top of this architecture. For example, Struts framework.</w:t>
      </w:r>
    </w:p>
    <w:p w14:paraId="59E2C1D1" w14:textId="5ED650F3" w:rsidR="001D070B" w:rsidRDefault="001D070B" w:rsidP="00860C66">
      <w:pPr>
        <w:pStyle w:val="Body"/>
        <w:numPr>
          <w:ilvl w:val="0"/>
          <w:numId w:val="3"/>
        </w:numPr>
        <w:rPr>
          <w:lang w:val="en-AU"/>
        </w:rPr>
      </w:pPr>
      <w:r>
        <w:rPr>
          <w:lang w:val="en-AU"/>
        </w:rPr>
        <w:t xml:space="preserve">Servlets includes also </w:t>
      </w:r>
      <w:r w:rsidRPr="001D070B">
        <w:rPr>
          <w:b/>
          <w:bCs/>
          <w:lang w:val="en-AU"/>
        </w:rPr>
        <w:t>Filters</w:t>
      </w:r>
      <w:r>
        <w:rPr>
          <w:lang w:val="en-AU"/>
        </w:rPr>
        <w:t xml:space="preserve"> and </w:t>
      </w:r>
      <w:r w:rsidRPr="001D070B">
        <w:rPr>
          <w:b/>
          <w:bCs/>
          <w:lang w:val="en-AU"/>
        </w:rPr>
        <w:t>L</w:t>
      </w:r>
      <w:r>
        <w:rPr>
          <w:b/>
          <w:bCs/>
          <w:lang w:val="en-AU"/>
        </w:rPr>
        <w:t>i</w:t>
      </w:r>
      <w:r w:rsidRPr="001D070B">
        <w:rPr>
          <w:b/>
          <w:bCs/>
          <w:lang w:val="en-AU"/>
        </w:rPr>
        <w:t>steners</w:t>
      </w:r>
      <w:r>
        <w:rPr>
          <w:lang w:val="en-AU"/>
        </w:rPr>
        <w:t>.</w:t>
      </w:r>
    </w:p>
    <w:p w14:paraId="5EEC577D" w14:textId="6B5CFEAF" w:rsidR="00203678" w:rsidRDefault="00203678" w:rsidP="00860C66">
      <w:pPr>
        <w:pStyle w:val="Body"/>
        <w:numPr>
          <w:ilvl w:val="0"/>
          <w:numId w:val="3"/>
        </w:numPr>
        <w:rPr>
          <w:lang w:val="en-AU"/>
        </w:rPr>
      </w:pPr>
      <w:r>
        <w:rPr>
          <w:lang w:val="en-AU"/>
        </w:rPr>
        <w:t xml:space="preserve">Many frameworks </w:t>
      </w:r>
      <w:r w:rsidR="00620A04">
        <w:rPr>
          <w:lang w:val="en-AU"/>
        </w:rPr>
        <w:t>uses Filters as Controllers in MVC.</w:t>
      </w:r>
    </w:p>
    <w:p w14:paraId="141925D2" w14:textId="77777777" w:rsidR="004832D9" w:rsidRDefault="004832D9" w:rsidP="00860C66">
      <w:pPr>
        <w:pStyle w:val="Body"/>
        <w:numPr>
          <w:ilvl w:val="0"/>
          <w:numId w:val="3"/>
        </w:numPr>
        <w:rPr>
          <w:lang w:val="en-AU"/>
        </w:rPr>
      </w:pPr>
      <w:r>
        <w:rPr>
          <w:lang w:val="en-AU"/>
        </w:rPr>
        <w:t>Standard Java web-application structure:</w:t>
      </w:r>
    </w:p>
    <w:p w14:paraId="680CBFE9" w14:textId="77777777" w:rsidR="004832D9" w:rsidRDefault="004832D9" w:rsidP="004832D9">
      <w:pPr>
        <w:pStyle w:val="Body"/>
        <w:numPr>
          <w:ilvl w:val="1"/>
          <w:numId w:val="3"/>
        </w:numPr>
        <w:rPr>
          <w:lang w:val="en-AU"/>
        </w:rPr>
      </w:pPr>
      <w:r>
        <w:rPr>
          <w:lang w:val="en-AU"/>
        </w:rPr>
        <w:t>WEB-INF folder contains:</w:t>
      </w:r>
    </w:p>
    <w:p w14:paraId="1E60419E" w14:textId="504760BD" w:rsidR="004832D9" w:rsidRDefault="004832D9" w:rsidP="004832D9">
      <w:pPr>
        <w:pStyle w:val="Body"/>
        <w:numPr>
          <w:ilvl w:val="2"/>
          <w:numId w:val="3"/>
        </w:numPr>
        <w:rPr>
          <w:lang w:val="en-AU"/>
        </w:rPr>
      </w:pPr>
      <w:r>
        <w:rPr>
          <w:lang w:val="en-AU"/>
        </w:rPr>
        <w:t>web.xml file – the web app configuration</w:t>
      </w:r>
    </w:p>
    <w:p w14:paraId="5D571005" w14:textId="035CBFA0" w:rsidR="0094072C" w:rsidRDefault="0094072C" w:rsidP="004832D9">
      <w:pPr>
        <w:pStyle w:val="Body"/>
        <w:numPr>
          <w:ilvl w:val="2"/>
          <w:numId w:val="3"/>
        </w:numPr>
        <w:rPr>
          <w:lang w:val="en-AU"/>
        </w:rPr>
      </w:pPr>
      <w:r>
        <w:rPr>
          <w:lang w:val="en-AU"/>
        </w:rPr>
        <w:t>classes and libs that make up the application</w:t>
      </w:r>
    </w:p>
    <w:p w14:paraId="18300451" w14:textId="62EA967D" w:rsidR="0094072C" w:rsidRDefault="0094072C" w:rsidP="004832D9">
      <w:pPr>
        <w:pStyle w:val="Body"/>
        <w:numPr>
          <w:ilvl w:val="2"/>
          <w:numId w:val="3"/>
        </w:numPr>
        <w:rPr>
          <w:lang w:val="en-AU"/>
        </w:rPr>
      </w:pPr>
      <w:r>
        <w:rPr>
          <w:lang w:val="en-AU"/>
        </w:rPr>
        <w:t xml:space="preserve">JSP </w:t>
      </w:r>
      <w:r w:rsidR="00BD7751">
        <w:rPr>
          <w:lang w:val="en-AU"/>
        </w:rPr>
        <w:t>–</w:t>
      </w:r>
      <w:r>
        <w:rPr>
          <w:lang w:val="en-AU"/>
        </w:rPr>
        <w:t xml:space="preserve"> Java</w:t>
      </w:r>
      <w:r w:rsidR="00BD7751">
        <w:rPr>
          <w:lang w:val="en-AU"/>
        </w:rPr>
        <w:t xml:space="preserve"> Server Pages folder. Jsp files can also live in the root of the application.</w:t>
      </w:r>
    </w:p>
    <w:p w14:paraId="5C9C12B9" w14:textId="06D0B00F" w:rsidR="00BD7751" w:rsidRPr="00860C66" w:rsidRDefault="003C11FE" w:rsidP="00BD7751">
      <w:pPr>
        <w:pStyle w:val="Body"/>
        <w:numPr>
          <w:ilvl w:val="1"/>
          <w:numId w:val="3"/>
        </w:numPr>
        <w:rPr>
          <w:lang w:val="en-AU"/>
        </w:rPr>
      </w:pPr>
      <w:r w:rsidRPr="003C11FE">
        <w:rPr>
          <w:b/>
          <w:bCs/>
          <w:lang w:val="en-AU"/>
        </w:rPr>
        <w:t>Deployment:</w:t>
      </w:r>
      <w:r>
        <w:rPr>
          <w:lang w:val="en-AU"/>
        </w:rPr>
        <w:t xml:space="preserve"> </w:t>
      </w:r>
      <w:r w:rsidR="00BD7751">
        <w:rPr>
          <w:lang w:val="en-AU"/>
        </w:rPr>
        <w:t>Java web-apps can be deployed by copying files or by zipping the application directory structure into a .war file.</w:t>
      </w:r>
    </w:p>
    <w:p w14:paraId="2CDE84D7" w14:textId="5BD58EFC" w:rsidR="00EC15BF" w:rsidRDefault="00411373" w:rsidP="00860C66">
      <w:pPr>
        <w:pStyle w:val="Heading2"/>
        <w:rPr>
          <w:lang w:val="en-AU"/>
        </w:rPr>
      </w:pPr>
      <w:r>
        <w:rPr>
          <w:lang w:val="en-AU"/>
        </w:rPr>
        <w:t>TomCat Server</w:t>
      </w:r>
    </w:p>
    <w:p w14:paraId="389F53FF" w14:textId="61F61DF2" w:rsidR="00411373" w:rsidRDefault="00411373" w:rsidP="00411373">
      <w:pPr>
        <w:pStyle w:val="Body"/>
        <w:rPr>
          <w:lang w:val="en-AU"/>
        </w:rPr>
      </w:pPr>
      <w:r>
        <w:rPr>
          <w:lang w:val="en-AU"/>
        </w:rPr>
        <w:t>used to be the reference implementation for the Java Apps server. To start/stop the server – see startup.bat and shutdown.bat in its binary installation folder.</w:t>
      </w:r>
    </w:p>
    <w:p w14:paraId="39E7AC73" w14:textId="4A55F02E" w:rsidR="00411373" w:rsidRDefault="00B462EA" w:rsidP="00B462EA">
      <w:pPr>
        <w:pStyle w:val="Body"/>
        <w:numPr>
          <w:ilvl w:val="0"/>
          <w:numId w:val="3"/>
        </w:numPr>
        <w:rPr>
          <w:lang w:val="en-AU"/>
        </w:rPr>
      </w:pPr>
      <w:r>
        <w:rPr>
          <w:lang w:val="en-AU"/>
        </w:rPr>
        <w:t>When installed: user and password on my PC: tomcat</w:t>
      </w:r>
    </w:p>
    <w:p w14:paraId="75E417AF" w14:textId="40CB4556" w:rsidR="00411373" w:rsidRDefault="00411373" w:rsidP="00411373">
      <w:pPr>
        <w:pStyle w:val="Body"/>
        <w:numPr>
          <w:ilvl w:val="0"/>
          <w:numId w:val="3"/>
        </w:numPr>
        <w:rPr>
          <w:lang w:val="en-AU"/>
        </w:rPr>
      </w:pPr>
      <w:r>
        <w:rPr>
          <w:lang w:val="en-AU"/>
        </w:rPr>
        <w:t xml:space="preserve">Its default home page after starting: </w:t>
      </w:r>
      <w:hyperlink r:id="rId13" w:history="1">
        <w:r w:rsidRPr="00651DAC">
          <w:rPr>
            <w:rStyle w:val="Hyperlink"/>
            <w:lang w:val="en-AU"/>
          </w:rPr>
          <w:t>http://localhost:8080</w:t>
        </w:r>
      </w:hyperlink>
      <w:r>
        <w:rPr>
          <w:lang w:val="en-AU"/>
        </w:rPr>
        <w:t xml:space="preserve"> </w:t>
      </w:r>
    </w:p>
    <w:p w14:paraId="4A8778DE" w14:textId="77777777" w:rsidR="00314E6A" w:rsidRDefault="00411373" w:rsidP="00411373">
      <w:pPr>
        <w:pStyle w:val="Body"/>
        <w:numPr>
          <w:ilvl w:val="0"/>
          <w:numId w:val="3"/>
        </w:numPr>
        <w:rPr>
          <w:lang w:val="en-AU"/>
        </w:rPr>
      </w:pPr>
      <w:r>
        <w:rPr>
          <w:lang w:val="en-AU"/>
        </w:rPr>
        <w:t xml:space="preserve">Tomcat Web Application Manager: </w:t>
      </w:r>
    </w:p>
    <w:p w14:paraId="512FC204" w14:textId="6E3D86B4" w:rsidR="00411373" w:rsidRDefault="00314E6A" w:rsidP="00314E6A">
      <w:pPr>
        <w:pStyle w:val="Body"/>
        <w:ind w:left="2251"/>
        <w:rPr>
          <w:lang w:val="en-AU"/>
        </w:rPr>
      </w:pPr>
      <w:r>
        <w:rPr>
          <w:lang w:val="en-AU"/>
        </w:rPr>
        <w:t>GUI:</w:t>
      </w:r>
      <w:r>
        <w:rPr>
          <w:lang w:val="en-AU"/>
        </w:rPr>
        <w:br/>
      </w:r>
      <w:hyperlink r:id="rId14" w:history="1">
        <w:r w:rsidRPr="00651DAC">
          <w:rPr>
            <w:rStyle w:val="Hyperlink"/>
            <w:lang w:val="en-AU"/>
          </w:rPr>
          <w:t>http://localhost:8080/manager/html</w:t>
        </w:r>
      </w:hyperlink>
    </w:p>
    <w:p w14:paraId="49659D54" w14:textId="0C20F61E" w:rsidR="00314E6A" w:rsidRDefault="00314E6A" w:rsidP="00314E6A">
      <w:pPr>
        <w:pStyle w:val="Body"/>
        <w:ind w:left="2251"/>
        <w:rPr>
          <w:lang w:val="en-AU"/>
        </w:rPr>
      </w:pPr>
      <w:r>
        <w:rPr>
          <w:lang w:val="en-AU"/>
        </w:rPr>
        <w:t>Text:</w:t>
      </w:r>
      <w:r>
        <w:rPr>
          <w:lang w:val="en-AU"/>
        </w:rPr>
        <w:br/>
      </w:r>
      <w:hyperlink r:id="rId15" w:history="1">
        <w:r w:rsidRPr="00651DAC">
          <w:rPr>
            <w:rStyle w:val="Hyperlink"/>
            <w:lang w:val="en-AU"/>
          </w:rPr>
          <w:t>http://localhost:8080/manager/text</w:t>
        </w:r>
      </w:hyperlink>
      <w:r>
        <w:rPr>
          <w:lang w:val="en-AU"/>
        </w:rPr>
        <w:t xml:space="preserve"> </w:t>
      </w:r>
    </w:p>
    <w:p w14:paraId="7DF50AC5" w14:textId="02F1AC82" w:rsidR="00374A1B" w:rsidRDefault="00374A1B" w:rsidP="00374A1B">
      <w:pPr>
        <w:pStyle w:val="Body"/>
        <w:ind w:left="2251"/>
        <w:rPr>
          <w:lang w:val="en-AU"/>
        </w:rPr>
      </w:pPr>
      <w:r>
        <w:rPr>
          <w:lang w:val="en-AU"/>
        </w:rPr>
        <w:t>It allows managing the applications through the gui or in script. To add users for using the app-manager see Tomcat/conf/tomcat-users.xml</w:t>
      </w:r>
    </w:p>
    <w:p w14:paraId="2A18F531" w14:textId="64C9A098" w:rsidR="00411373" w:rsidRDefault="001D6DC6" w:rsidP="00411373">
      <w:pPr>
        <w:pStyle w:val="Body"/>
        <w:numPr>
          <w:ilvl w:val="0"/>
          <w:numId w:val="3"/>
        </w:numPr>
        <w:rPr>
          <w:lang w:val="en-AU"/>
        </w:rPr>
      </w:pPr>
      <w:r>
        <w:rPr>
          <w:lang w:val="en-AU"/>
        </w:rPr>
        <w:t>To deploy the app from maven, add tomcat as a plugin to the maven’s pom.xml file.</w:t>
      </w:r>
    </w:p>
    <w:p w14:paraId="4E2DF591" w14:textId="77777777" w:rsidR="00A77E31" w:rsidRDefault="00833339" w:rsidP="00411373">
      <w:pPr>
        <w:pStyle w:val="Body"/>
        <w:numPr>
          <w:ilvl w:val="0"/>
          <w:numId w:val="3"/>
        </w:numPr>
        <w:rPr>
          <w:lang w:val="en-AU"/>
        </w:rPr>
      </w:pPr>
      <w:r>
        <w:rPr>
          <w:lang w:val="en-AU"/>
        </w:rPr>
        <w:t>Set up TomCat in Eclipse:</w:t>
      </w:r>
      <w:r>
        <w:rPr>
          <w:lang w:val="en-AU"/>
        </w:rPr>
        <w:br/>
        <w:t>Window-&gt;Show View-&gt;Servers. Add the Tomcat web server and add its root directory.</w:t>
      </w:r>
    </w:p>
    <w:p w14:paraId="2622D0DF" w14:textId="344B32DE" w:rsidR="00833339" w:rsidRDefault="006C2D29" w:rsidP="00A77E31">
      <w:pPr>
        <w:pStyle w:val="Body"/>
        <w:numPr>
          <w:ilvl w:val="1"/>
          <w:numId w:val="3"/>
        </w:numPr>
        <w:rPr>
          <w:lang w:val="en-AU"/>
        </w:rPr>
      </w:pPr>
      <w:r>
        <w:rPr>
          <w:lang w:val="en-AU"/>
        </w:rPr>
        <w:t>We can now find all the config files for TomCat under the ProjectExplorer-&gt;Servers folder.</w:t>
      </w:r>
    </w:p>
    <w:p w14:paraId="43EB36F4" w14:textId="41712A1F" w:rsidR="00A77E31" w:rsidRDefault="00A77E31" w:rsidP="00A77E31">
      <w:pPr>
        <w:pStyle w:val="Body"/>
        <w:numPr>
          <w:ilvl w:val="1"/>
          <w:numId w:val="3"/>
        </w:numPr>
        <w:rPr>
          <w:lang w:val="en-AU"/>
        </w:rPr>
      </w:pPr>
      <w:r>
        <w:rPr>
          <w:lang w:val="en-AU"/>
        </w:rPr>
        <w:lastRenderedPageBreak/>
        <w:t>We can configure the server by double-clicking it in the Servers window.</w:t>
      </w:r>
      <w:r w:rsidR="000B01B1">
        <w:rPr>
          <w:lang w:val="en-AU"/>
        </w:rPr>
        <w:br/>
        <w:t>Make sure that ‘Server Location’ is set to ‘Use Tomcat installation’</w:t>
      </w:r>
    </w:p>
    <w:p w14:paraId="0931680C" w14:textId="77777777" w:rsidR="000B01B1" w:rsidRDefault="000B01B1" w:rsidP="00A77E31">
      <w:pPr>
        <w:pStyle w:val="Body"/>
        <w:numPr>
          <w:ilvl w:val="1"/>
          <w:numId w:val="3"/>
        </w:numPr>
        <w:rPr>
          <w:lang w:val="en-AU"/>
        </w:rPr>
      </w:pPr>
    </w:p>
    <w:p w14:paraId="0E58909B" w14:textId="2433735E" w:rsidR="00BC76B9" w:rsidRDefault="00BC76B9" w:rsidP="001D6DC6">
      <w:pPr>
        <w:pStyle w:val="Heading2"/>
        <w:rPr>
          <w:lang w:val="en-AU"/>
        </w:rPr>
      </w:pPr>
      <w:r>
        <w:rPr>
          <w:lang w:val="en-AU"/>
        </w:rPr>
        <w:t>Hello World App</w:t>
      </w:r>
    </w:p>
    <w:p w14:paraId="64DDB3FD" w14:textId="357CC4C3" w:rsidR="00BC76B9" w:rsidRDefault="00BC76B9" w:rsidP="00BC76B9">
      <w:pPr>
        <w:pStyle w:val="Body"/>
        <w:numPr>
          <w:ilvl w:val="0"/>
          <w:numId w:val="6"/>
        </w:numPr>
        <w:rPr>
          <w:lang w:val="en-AU"/>
        </w:rPr>
      </w:pPr>
      <w:r>
        <w:rPr>
          <w:lang w:val="en-AU"/>
        </w:rPr>
        <w:t>Project-&gt;New-&gt;Other-&gt;Web-&gt;Dynamic Web Project</w:t>
      </w:r>
    </w:p>
    <w:p w14:paraId="0E9542DC" w14:textId="76C99EB4" w:rsidR="00BC76B9" w:rsidRDefault="00D00D93" w:rsidP="00BC76B9">
      <w:pPr>
        <w:pStyle w:val="Body"/>
        <w:numPr>
          <w:ilvl w:val="0"/>
          <w:numId w:val="6"/>
        </w:numPr>
        <w:rPr>
          <w:lang w:val="en-AU"/>
        </w:rPr>
      </w:pPr>
      <w:r>
        <w:rPr>
          <w:lang w:val="en-AU"/>
        </w:rPr>
        <w:t>Click on ‘Generate web.xml deployment descriptor’ and press finish.</w:t>
      </w:r>
    </w:p>
    <w:p w14:paraId="2FDA5A20" w14:textId="13B53382" w:rsidR="00D00D93" w:rsidRDefault="00D00D93" w:rsidP="00BC76B9">
      <w:pPr>
        <w:pStyle w:val="Body"/>
        <w:numPr>
          <w:ilvl w:val="0"/>
          <w:numId w:val="6"/>
        </w:numPr>
        <w:rPr>
          <w:lang w:val="en-AU"/>
        </w:rPr>
      </w:pPr>
      <w:r>
        <w:rPr>
          <w:lang w:val="en-AU"/>
        </w:rPr>
        <w:t>To create a new Servlet:</w:t>
      </w:r>
    </w:p>
    <w:p w14:paraId="2985B4A8" w14:textId="66AA86E8" w:rsidR="00D00D93" w:rsidRDefault="00D00D93" w:rsidP="00D00D93">
      <w:pPr>
        <w:pStyle w:val="Body"/>
        <w:numPr>
          <w:ilvl w:val="1"/>
          <w:numId w:val="6"/>
        </w:numPr>
        <w:rPr>
          <w:lang w:val="en-AU"/>
        </w:rPr>
      </w:pPr>
      <w:r>
        <w:rPr>
          <w:lang w:val="en-AU"/>
        </w:rPr>
        <w:t>Right click on the project-&gt;New Servlet</w:t>
      </w:r>
    </w:p>
    <w:p w14:paraId="37067256" w14:textId="59F61ABE" w:rsidR="00D00D93" w:rsidRDefault="00D00D93" w:rsidP="00D00D93">
      <w:pPr>
        <w:pStyle w:val="Body"/>
        <w:numPr>
          <w:ilvl w:val="1"/>
          <w:numId w:val="6"/>
        </w:numPr>
        <w:rPr>
          <w:lang w:val="en-AU"/>
        </w:rPr>
      </w:pPr>
      <w:r>
        <w:rPr>
          <w:lang w:val="en-AU"/>
        </w:rPr>
        <w:t>Fill in a meaningful Java Package name</w:t>
      </w:r>
      <w:r w:rsidR="00DE2BF8">
        <w:rPr>
          <w:lang w:val="en-AU"/>
        </w:rPr>
        <w:t xml:space="preserve">. </w:t>
      </w:r>
      <w:r w:rsidR="00DE2BF8">
        <w:rPr>
          <w:lang w:val="en-AU"/>
        </w:rPr>
        <w:br/>
        <w:t>The package name will be the reversed URL + package name e.g. com.pluralsight.myPackage</w:t>
      </w:r>
    </w:p>
    <w:p w14:paraId="23B9A6C1" w14:textId="59D1B522" w:rsidR="00D00D93" w:rsidRDefault="00D00D93" w:rsidP="00D00D93">
      <w:pPr>
        <w:pStyle w:val="Body"/>
        <w:numPr>
          <w:ilvl w:val="1"/>
          <w:numId w:val="6"/>
        </w:numPr>
        <w:rPr>
          <w:lang w:val="en-AU"/>
        </w:rPr>
      </w:pPr>
      <w:r>
        <w:rPr>
          <w:lang w:val="en-AU"/>
        </w:rPr>
        <w:t>Program the Servlet</w:t>
      </w:r>
    </w:p>
    <w:p w14:paraId="5D1ECD6A" w14:textId="6D59DA97" w:rsidR="00D00D93" w:rsidRDefault="00D00D93" w:rsidP="00D00D93">
      <w:pPr>
        <w:pStyle w:val="Body"/>
        <w:numPr>
          <w:ilvl w:val="0"/>
          <w:numId w:val="6"/>
        </w:numPr>
        <w:rPr>
          <w:lang w:val="en-AU"/>
        </w:rPr>
      </w:pPr>
      <w:r>
        <w:rPr>
          <w:lang w:val="en-AU"/>
        </w:rPr>
        <w:t>To deploy automatically:</w:t>
      </w:r>
    </w:p>
    <w:p w14:paraId="2B23CC64" w14:textId="1160A137" w:rsidR="00D00D93" w:rsidRDefault="00D00D93" w:rsidP="00D00D93">
      <w:pPr>
        <w:pStyle w:val="Body"/>
        <w:numPr>
          <w:ilvl w:val="1"/>
          <w:numId w:val="6"/>
        </w:numPr>
        <w:rPr>
          <w:lang w:val="en-AU"/>
        </w:rPr>
      </w:pPr>
      <w:r>
        <w:rPr>
          <w:lang w:val="en-AU"/>
        </w:rPr>
        <w:t>Run-&gt;Run As-&gt; Run on Server</w:t>
      </w:r>
      <w:r w:rsidR="00A91EF6">
        <w:rPr>
          <w:lang w:val="en-AU"/>
        </w:rPr>
        <w:t>. Choose the server to use (TomCat that you installed)</w:t>
      </w:r>
    </w:p>
    <w:p w14:paraId="43157BF2" w14:textId="5286656E" w:rsidR="00A91EF6" w:rsidRPr="00BC76B9" w:rsidRDefault="00A91EF6" w:rsidP="00D00D93">
      <w:pPr>
        <w:pStyle w:val="Body"/>
        <w:numPr>
          <w:ilvl w:val="1"/>
          <w:numId w:val="6"/>
        </w:numPr>
        <w:rPr>
          <w:lang w:val="en-AU"/>
        </w:rPr>
      </w:pPr>
      <w:r>
        <w:rPr>
          <w:lang w:val="en-AU"/>
        </w:rPr>
        <w:t>This will automatically open the internal web-browser. To use the system web-browser instead: Window-&gt;Web Browser-&gt; choose the web browser you want.</w:t>
      </w:r>
    </w:p>
    <w:p w14:paraId="44143A9B" w14:textId="41A37170" w:rsidR="001D6DC6" w:rsidRDefault="001D6DC6" w:rsidP="001D6DC6">
      <w:pPr>
        <w:pStyle w:val="Heading2"/>
        <w:rPr>
          <w:lang w:val="en-AU"/>
        </w:rPr>
      </w:pPr>
      <w:r>
        <w:rPr>
          <w:lang w:val="en-AU"/>
        </w:rPr>
        <w:t>Servlets</w:t>
      </w:r>
    </w:p>
    <w:p w14:paraId="36439C59" w14:textId="5AD1C0D2" w:rsidR="002832F9" w:rsidRDefault="002832F9" w:rsidP="002832F9">
      <w:pPr>
        <w:pStyle w:val="Body"/>
        <w:rPr>
          <w:lang w:val="en-AU"/>
        </w:rPr>
      </w:pPr>
    </w:p>
    <w:p w14:paraId="7A95ED53" w14:textId="77777777" w:rsidR="002832F9" w:rsidRDefault="002832F9" w:rsidP="002832F9">
      <w:pPr>
        <w:pStyle w:val="Heading3"/>
        <w:numPr>
          <w:ilvl w:val="2"/>
          <w:numId w:val="17"/>
        </w:numPr>
        <w:tabs>
          <w:tab w:val="clear" w:pos="1418"/>
          <w:tab w:val="num" w:pos="1588"/>
        </w:tabs>
        <w:ind w:left="1588" w:hanging="170"/>
        <w:rPr>
          <w:lang w:val="en-AU"/>
        </w:rPr>
      </w:pPr>
      <w:r>
        <w:rPr>
          <w:lang w:val="en-AU"/>
        </w:rPr>
        <w:t>Architecture</w:t>
      </w:r>
    </w:p>
    <w:p w14:paraId="64BE8E73" w14:textId="77777777" w:rsidR="002832F9" w:rsidRPr="003B03E2" w:rsidRDefault="002832F9" w:rsidP="002832F9">
      <w:pPr>
        <w:pStyle w:val="Body"/>
        <w:rPr>
          <w:b/>
          <w:bCs/>
          <w:u w:val="single"/>
          <w:lang w:val="en-AU" w:eastAsia="en-GB"/>
        </w:rPr>
      </w:pPr>
      <w:r w:rsidRPr="003B03E2">
        <w:rPr>
          <w:b/>
          <w:bCs/>
          <w:u w:val="single"/>
          <w:bdr w:val="none" w:sz="0" w:space="0" w:color="auto" w:frame="1"/>
          <w:lang w:val="en-AU" w:eastAsia="en-GB"/>
        </w:rPr>
        <w:t>Properties of Servlets :</w:t>
      </w:r>
    </w:p>
    <w:p w14:paraId="7D6BB102" w14:textId="77777777" w:rsidR="002832F9" w:rsidRPr="003B03E2" w:rsidRDefault="002832F9" w:rsidP="002832F9">
      <w:pPr>
        <w:pStyle w:val="Body"/>
        <w:widowControl/>
        <w:numPr>
          <w:ilvl w:val="1"/>
          <w:numId w:val="20"/>
        </w:numPr>
        <w:spacing w:after="0"/>
        <w:rPr>
          <w:lang w:val="en-AU" w:eastAsia="en-GB"/>
        </w:rPr>
      </w:pPr>
      <w:r w:rsidRPr="003B03E2">
        <w:rPr>
          <w:lang w:val="en-AU" w:eastAsia="en-GB"/>
        </w:rPr>
        <w:t>Servlets work on the server-side.</w:t>
      </w:r>
    </w:p>
    <w:p w14:paraId="277294C3" w14:textId="77777777" w:rsidR="002832F9" w:rsidRPr="003B03E2" w:rsidRDefault="002832F9" w:rsidP="002832F9">
      <w:pPr>
        <w:pStyle w:val="Body"/>
        <w:widowControl/>
        <w:numPr>
          <w:ilvl w:val="1"/>
          <w:numId w:val="20"/>
        </w:numPr>
        <w:spacing w:after="0"/>
        <w:rPr>
          <w:lang w:val="en-AU" w:eastAsia="en-GB"/>
        </w:rPr>
      </w:pPr>
      <w:r w:rsidRPr="003B03E2">
        <w:rPr>
          <w:lang w:val="en-AU" w:eastAsia="en-GB"/>
        </w:rPr>
        <w:t>Servlets are capable of handling complex requests obtained from web server.</w:t>
      </w:r>
    </w:p>
    <w:p w14:paraId="71C1BA34" w14:textId="77777777" w:rsidR="002832F9" w:rsidRPr="003B03E2" w:rsidRDefault="002832F9" w:rsidP="002832F9">
      <w:pPr>
        <w:pStyle w:val="Body"/>
        <w:rPr>
          <w:lang w:val="en-AU" w:eastAsia="en-GB"/>
        </w:rPr>
      </w:pPr>
      <w:r w:rsidRPr="003B03E2">
        <w:rPr>
          <w:b/>
          <w:bCs/>
          <w:u w:val="single"/>
          <w:bdr w:val="none" w:sz="0" w:space="0" w:color="auto" w:frame="1"/>
          <w:lang w:val="en-AU" w:eastAsia="en-GB"/>
        </w:rPr>
        <w:t>Execution of Servlets :</w:t>
      </w:r>
      <w:r w:rsidRPr="003B03E2">
        <w:rPr>
          <w:lang w:val="en-AU" w:eastAsia="en-GB"/>
        </w:rPr>
        <w:br/>
        <w:t>Execution of Servlets involves six basic steps:</w:t>
      </w:r>
    </w:p>
    <w:p w14:paraId="30115407" w14:textId="77777777" w:rsidR="002832F9" w:rsidRPr="003B03E2" w:rsidRDefault="002832F9" w:rsidP="002832F9">
      <w:pPr>
        <w:pStyle w:val="Body"/>
        <w:widowControl/>
        <w:numPr>
          <w:ilvl w:val="0"/>
          <w:numId w:val="21"/>
        </w:numPr>
        <w:spacing w:after="0"/>
        <w:rPr>
          <w:lang w:val="en-AU" w:eastAsia="en-GB"/>
        </w:rPr>
      </w:pPr>
      <w:r w:rsidRPr="003B03E2">
        <w:rPr>
          <w:lang w:val="en-AU" w:eastAsia="en-GB"/>
        </w:rPr>
        <w:t>The clients send the request to the web server.</w:t>
      </w:r>
    </w:p>
    <w:p w14:paraId="23D16331" w14:textId="77777777" w:rsidR="002832F9" w:rsidRPr="003B03E2" w:rsidRDefault="002832F9" w:rsidP="002832F9">
      <w:pPr>
        <w:pStyle w:val="Body"/>
        <w:widowControl/>
        <w:numPr>
          <w:ilvl w:val="0"/>
          <w:numId w:val="21"/>
        </w:numPr>
        <w:spacing w:after="0"/>
        <w:rPr>
          <w:lang w:val="en-AU" w:eastAsia="en-GB"/>
        </w:rPr>
      </w:pPr>
      <w:r w:rsidRPr="003B03E2">
        <w:rPr>
          <w:lang w:val="en-AU" w:eastAsia="en-GB"/>
        </w:rPr>
        <w:t>The web server receives the request.</w:t>
      </w:r>
    </w:p>
    <w:p w14:paraId="32D70FB1" w14:textId="77777777" w:rsidR="002832F9" w:rsidRPr="003B03E2" w:rsidRDefault="002832F9" w:rsidP="002832F9">
      <w:pPr>
        <w:pStyle w:val="Body"/>
        <w:widowControl/>
        <w:numPr>
          <w:ilvl w:val="0"/>
          <w:numId w:val="21"/>
        </w:numPr>
        <w:spacing w:after="0"/>
        <w:rPr>
          <w:lang w:val="en-AU" w:eastAsia="en-GB"/>
        </w:rPr>
      </w:pPr>
      <w:r w:rsidRPr="003B03E2">
        <w:rPr>
          <w:lang w:val="en-AU" w:eastAsia="en-GB"/>
        </w:rPr>
        <w:t>The web server passes the request to the corresponding servlet.</w:t>
      </w:r>
    </w:p>
    <w:p w14:paraId="7F81B850" w14:textId="77777777" w:rsidR="002832F9" w:rsidRPr="003B03E2" w:rsidRDefault="002832F9" w:rsidP="002832F9">
      <w:pPr>
        <w:pStyle w:val="Body"/>
        <w:widowControl/>
        <w:numPr>
          <w:ilvl w:val="0"/>
          <w:numId w:val="21"/>
        </w:numPr>
        <w:spacing w:after="0"/>
        <w:rPr>
          <w:lang w:val="en-AU" w:eastAsia="en-GB"/>
        </w:rPr>
      </w:pPr>
      <w:r w:rsidRPr="003B03E2">
        <w:rPr>
          <w:lang w:val="en-AU" w:eastAsia="en-GB"/>
        </w:rPr>
        <w:t>The servlet processes the request and generates the response in the form of output.</w:t>
      </w:r>
    </w:p>
    <w:p w14:paraId="2E88CC0D" w14:textId="77777777" w:rsidR="002832F9" w:rsidRDefault="002832F9" w:rsidP="002832F9">
      <w:pPr>
        <w:pStyle w:val="Body"/>
        <w:widowControl/>
        <w:numPr>
          <w:ilvl w:val="0"/>
          <w:numId w:val="21"/>
        </w:numPr>
        <w:spacing w:after="0"/>
        <w:rPr>
          <w:lang w:val="en-AU" w:eastAsia="en-GB"/>
        </w:rPr>
      </w:pPr>
      <w:r w:rsidRPr="003B03E2">
        <w:rPr>
          <w:lang w:val="en-AU" w:eastAsia="en-GB"/>
        </w:rPr>
        <w:t>The servlet sends the response back to the web server.</w:t>
      </w:r>
    </w:p>
    <w:p w14:paraId="5108D348" w14:textId="77777777" w:rsidR="002832F9" w:rsidRPr="003B03E2" w:rsidRDefault="002832F9" w:rsidP="002832F9">
      <w:pPr>
        <w:pStyle w:val="Body"/>
        <w:widowControl/>
        <w:numPr>
          <w:ilvl w:val="0"/>
          <w:numId w:val="21"/>
        </w:numPr>
        <w:spacing w:after="0"/>
        <w:rPr>
          <w:lang w:val="en-AU" w:eastAsia="en-GB"/>
        </w:rPr>
      </w:pPr>
      <w:r w:rsidRPr="003B03E2">
        <w:rPr>
          <w:lang w:val="en-AU" w:eastAsia="en-GB"/>
        </w:rPr>
        <w:lastRenderedPageBreak/>
        <w:t>The web server sends the response back to the client and the client browser displays it on the scree</w:t>
      </w:r>
    </w:p>
    <w:p w14:paraId="5A9E52B6" w14:textId="77777777" w:rsidR="002832F9" w:rsidRPr="003B03E2" w:rsidRDefault="002832F9" w:rsidP="002832F9">
      <w:pPr>
        <w:pStyle w:val="Body"/>
        <w:ind w:left="2138"/>
        <w:rPr>
          <w:lang w:val="en-AU" w:eastAsia="en-GB"/>
        </w:rPr>
      </w:pPr>
      <w:r w:rsidRPr="003B03E2">
        <w:rPr>
          <w:noProof/>
          <w:lang w:val="en-AU"/>
        </w:rPr>
        <w:drawing>
          <wp:inline distT="0" distB="0" distL="0" distR="0" wp14:anchorId="5DBD2F77" wp14:editId="3DD2C8E3">
            <wp:extent cx="3364400" cy="1875282"/>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591" cy="1895454"/>
                    </a:xfrm>
                    <a:prstGeom prst="rect">
                      <a:avLst/>
                    </a:prstGeom>
                  </pic:spPr>
                </pic:pic>
              </a:graphicData>
            </a:graphic>
          </wp:inline>
        </w:drawing>
      </w:r>
      <w:r w:rsidRPr="003B03E2">
        <w:rPr>
          <w:lang w:val="en-AU" w:eastAsia="en-GB"/>
        </w:rPr>
        <w:t>n.</w:t>
      </w:r>
    </w:p>
    <w:p w14:paraId="06D7FCFE" w14:textId="77777777" w:rsidR="002832F9" w:rsidRPr="003B03E2" w:rsidRDefault="002832F9" w:rsidP="002832F9">
      <w:pPr>
        <w:pStyle w:val="Body"/>
        <w:rPr>
          <w:lang w:val="en-AU"/>
        </w:rPr>
      </w:pPr>
    </w:p>
    <w:p w14:paraId="27114CD4" w14:textId="77777777" w:rsidR="002832F9" w:rsidRPr="003B03E2" w:rsidRDefault="002832F9" w:rsidP="002832F9">
      <w:pPr>
        <w:pStyle w:val="Heading3"/>
        <w:numPr>
          <w:ilvl w:val="2"/>
          <w:numId w:val="17"/>
        </w:numPr>
        <w:tabs>
          <w:tab w:val="clear" w:pos="1418"/>
          <w:tab w:val="num" w:pos="1588"/>
        </w:tabs>
        <w:ind w:left="1588" w:hanging="170"/>
        <w:rPr>
          <w:lang w:val="en-AU"/>
        </w:rPr>
      </w:pPr>
      <w:r>
        <w:rPr>
          <w:lang w:val="en-AU"/>
        </w:rPr>
        <w:t>Example</w:t>
      </w:r>
    </w:p>
    <w:p w14:paraId="3BDF24DC" w14:textId="77777777" w:rsidR="002832F9" w:rsidRPr="002832F9" w:rsidRDefault="002832F9" w:rsidP="002832F9">
      <w:pPr>
        <w:pStyle w:val="Body"/>
        <w:rPr>
          <w:lang w:val="en-AU"/>
        </w:rPr>
      </w:pPr>
    </w:p>
    <w:p w14:paraId="7BE75F63" w14:textId="77777777" w:rsidR="00B81B4F" w:rsidRDefault="00B81B4F" w:rsidP="00BC76B9">
      <w:pPr>
        <w:pStyle w:val="Body"/>
        <w:numPr>
          <w:ilvl w:val="0"/>
          <w:numId w:val="7"/>
        </w:numPr>
        <w:rPr>
          <w:lang w:val="en-AU"/>
        </w:rPr>
      </w:pPr>
      <w:r>
        <w:rPr>
          <w:lang w:val="en-AU"/>
        </w:rPr>
        <w:t>Implement the Servlet interface. Main functions in this interface:</w:t>
      </w:r>
    </w:p>
    <w:p w14:paraId="51C652F2" w14:textId="77777777" w:rsidR="00B81B4F" w:rsidRDefault="00B81B4F" w:rsidP="00BC76B9">
      <w:pPr>
        <w:pStyle w:val="Body"/>
        <w:numPr>
          <w:ilvl w:val="1"/>
          <w:numId w:val="7"/>
        </w:numPr>
        <w:rPr>
          <w:lang w:val="en-AU"/>
        </w:rPr>
      </w:pPr>
      <w:r>
        <w:rPr>
          <w:lang w:val="en-AU"/>
        </w:rPr>
        <w:t>service – handles web requests. They are usually http requests but can also use FTP and other protocols.</w:t>
      </w:r>
    </w:p>
    <w:p w14:paraId="7E6049A5" w14:textId="77777777" w:rsidR="00B81B4F" w:rsidRDefault="00B81B4F" w:rsidP="00BC76B9">
      <w:pPr>
        <w:pStyle w:val="Body"/>
        <w:numPr>
          <w:ilvl w:val="0"/>
          <w:numId w:val="7"/>
        </w:numPr>
        <w:rPr>
          <w:lang w:val="en-AU"/>
        </w:rPr>
      </w:pPr>
      <w:r>
        <w:rPr>
          <w:lang w:val="en-AU"/>
        </w:rPr>
        <w:t>Extends one of the following generic classes:</w:t>
      </w:r>
    </w:p>
    <w:p w14:paraId="322CEAA0" w14:textId="530BEB47" w:rsidR="00B81B4F" w:rsidRDefault="00B81B4F" w:rsidP="00BC76B9">
      <w:pPr>
        <w:pStyle w:val="Body"/>
        <w:numPr>
          <w:ilvl w:val="1"/>
          <w:numId w:val="7"/>
        </w:numPr>
        <w:rPr>
          <w:lang w:val="en-AU"/>
        </w:rPr>
      </w:pPr>
      <w:r>
        <w:rPr>
          <w:lang w:val="en-AU"/>
        </w:rPr>
        <w:t>GenericServlet – no protocol specific implementations in this class</w:t>
      </w:r>
      <w:r w:rsidR="00420B46">
        <w:rPr>
          <w:lang w:val="en-AU"/>
        </w:rPr>
        <w:t>. Can only handle simple requests and can’t handle Session data.</w:t>
      </w:r>
    </w:p>
    <w:p w14:paraId="24EEDC97" w14:textId="2E081D03" w:rsidR="00A02CF4" w:rsidRDefault="00B81B4F" w:rsidP="00BC76B9">
      <w:pPr>
        <w:pStyle w:val="Body"/>
        <w:numPr>
          <w:ilvl w:val="1"/>
          <w:numId w:val="7"/>
        </w:numPr>
        <w:rPr>
          <w:lang w:val="en-AU"/>
        </w:rPr>
      </w:pPr>
      <w:r>
        <w:rPr>
          <w:lang w:val="en-AU"/>
        </w:rPr>
        <w:t>HttpServlet – the base class we’ll usually use for creating our own servlets.</w:t>
      </w:r>
      <w:r w:rsidR="00420B46">
        <w:rPr>
          <w:lang w:val="en-AU"/>
        </w:rPr>
        <w:t xml:space="preserve"> It supports all the HTTP operations (get,post etc).</w:t>
      </w:r>
    </w:p>
    <w:p w14:paraId="253B52E3" w14:textId="77777777" w:rsidR="00A02CF4" w:rsidRPr="00A02CF4" w:rsidRDefault="00A02CF4" w:rsidP="00A02CF4">
      <w:pPr>
        <w:pStyle w:val="Code"/>
        <w:ind w:left="1440"/>
      </w:pPr>
      <w:r w:rsidRPr="00A02CF4">
        <w:rPr>
          <w:b/>
          <w:bCs/>
          <w:color w:val="7F0055"/>
        </w:rPr>
        <w:t>import</w:t>
      </w:r>
      <w:r w:rsidRPr="00A02CF4">
        <w:t xml:space="preserve"> javax.servlet.ServletException;</w:t>
      </w:r>
    </w:p>
    <w:p w14:paraId="6FE7823D" w14:textId="77777777" w:rsidR="00A02CF4" w:rsidRPr="00A02CF4" w:rsidRDefault="00A02CF4" w:rsidP="00A02CF4">
      <w:pPr>
        <w:pStyle w:val="Code"/>
        <w:ind w:left="1440"/>
      </w:pPr>
      <w:r w:rsidRPr="00A02CF4">
        <w:rPr>
          <w:b/>
          <w:bCs/>
          <w:color w:val="7F0055"/>
        </w:rPr>
        <w:t>import</w:t>
      </w:r>
      <w:r w:rsidRPr="00A02CF4">
        <w:t xml:space="preserve"> javax.servlet.annotation.WebServlet;</w:t>
      </w:r>
    </w:p>
    <w:p w14:paraId="1F7C4BB5" w14:textId="77777777" w:rsidR="00A02CF4" w:rsidRPr="00A02CF4" w:rsidRDefault="00A02CF4" w:rsidP="00A02CF4">
      <w:pPr>
        <w:pStyle w:val="Code"/>
        <w:ind w:left="1440"/>
      </w:pPr>
      <w:r w:rsidRPr="00A02CF4">
        <w:rPr>
          <w:b/>
          <w:bCs/>
          <w:color w:val="7F0055"/>
        </w:rPr>
        <w:t>import</w:t>
      </w:r>
      <w:r w:rsidRPr="00A02CF4">
        <w:t xml:space="preserve"> javax.servlet.http.*;</w:t>
      </w:r>
    </w:p>
    <w:p w14:paraId="7E7127CE" w14:textId="77777777" w:rsidR="00A02CF4" w:rsidRPr="00A02CF4" w:rsidRDefault="00A02CF4" w:rsidP="00A02CF4">
      <w:pPr>
        <w:pStyle w:val="Code"/>
        <w:ind w:left="1440"/>
      </w:pPr>
      <w:r w:rsidRPr="00A02CF4">
        <w:rPr>
          <w:b/>
          <w:bCs/>
          <w:color w:val="7F0055"/>
        </w:rPr>
        <w:t>import</w:t>
      </w:r>
      <w:r w:rsidRPr="00A02CF4">
        <w:t xml:space="preserve"> java.io.IOException;</w:t>
      </w:r>
    </w:p>
    <w:p w14:paraId="56110DDC" w14:textId="16A0CA9C" w:rsidR="00A02CF4" w:rsidRDefault="00A02CF4" w:rsidP="00A02CF4">
      <w:pPr>
        <w:pStyle w:val="Code"/>
        <w:ind w:left="1440"/>
      </w:pPr>
    </w:p>
    <w:p w14:paraId="31899339" w14:textId="676FADE2" w:rsidR="00EA4AB7" w:rsidRPr="00EA4AB7" w:rsidRDefault="00EA4AB7" w:rsidP="00A02CF4">
      <w:pPr>
        <w:pStyle w:val="Code"/>
        <w:ind w:left="1440"/>
        <w:rPr>
          <w:color w:val="538135" w:themeColor="accent6" w:themeShade="BF"/>
        </w:rPr>
      </w:pPr>
      <w:r w:rsidRPr="00EA4AB7">
        <w:rPr>
          <w:color w:val="538135" w:themeColor="accent6" w:themeShade="BF"/>
        </w:rPr>
        <w:t>// map the path to the servlet (localhost/myApp):</w:t>
      </w:r>
    </w:p>
    <w:p w14:paraId="674D8CDB" w14:textId="681F5F88" w:rsidR="00A02CF4" w:rsidRPr="00A02CF4" w:rsidRDefault="00A02CF4" w:rsidP="00A02CF4">
      <w:pPr>
        <w:pStyle w:val="Code"/>
        <w:ind w:left="1440"/>
      </w:pPr>
      <w:r w:rsidRPr="00A02CF4">
        <w:rPr>
          <w:color w:val="646464"/>
        </w:rPr>
        <w:t>@WebServlet</w:t>
      </w:r>
      <w:r w:rsidRPr="00A02CF4">
        <w:t>(</w:t>
      </w:r>
      <w:r w:rsidRPr="00A02CF4">
        <w:rPr>
          <w:color w:val="2A00FF"/>
        </w:rPr>
        <w:t>"/myApp"</w:t>
      </w:r>
      <w:r w:rsidRPr="00A02CF4">
        <w:t>)</w:t>
      </w:r>
      <w:r w:rsidR="00EA4AB7">
        <w:tab/>
      </w:r>
    </w:p>
    <w:p w14:paraId="2521A8E4" w14:textId="250C66FE" w:rsidR="00A02CF4" w:rsidRDefault="00A02CF4" w:rsidP="00A02CF4">
      <w:pPr>
        <w:pStyle w:val="Code"/>
        <w:ind w:left="1440"/>
      </w:pPr>
      <w:r w:rsidRPr="00A02CF4">
        <w:rPr>
          <w:b/>
          <w:bCs/>
          <w:color w:val="7F0055"/>
        </w:rPr>
        <w:t>public</w:t>
      </w:r>
      <w:r w:rsidRPr="00A02CF4">
        <w:t xml:space="preserve"> </w:t>
      </w:r>
      <w:r w:rsidRPr="00A02CF4">
        <w:rPr>
          <w:b/>
          <w:bCs/>
          <w:color w:val="7F0055"/>
        </w:rPr>
        <w:t>class</w:t>
      </w:r>
      <w:r w:rsidRPr="00A02CF4">
        <w:t xml:space="preserve"> </w:t>
      </w:r>
      <w:r w:rsidRPr="00A02CF4">
        <w:rPr>
          <w:u w:val="single"/>
        </w:rPr>
        <w:t>MyFirstServlet</w:t>
      </w:r>
      <w:r w:rsidRPr="00A02CF4">
        <w:t xml:space="preserve"> </w:t>
      </w:r>
      <w:r w:rsidRPr="00420B46">
        <w:rPr>
          <w:b/>
          <w:bCs/>
          <w:color w:val="0000CC"/>
        </w:rPr>
        <w:t>extends</w:t>
      </w:r>
      <w:r w:rsidRPr="00A02CF4">
        <w:t xml:space="preserve"> HttpServlet {</w:t>
      </w:r>
    </w:p>
    <w:p w14:paraId="67D7EAD9" w14:textId="77777777" w:rsidR="00EA4AB7" w:rsidRPr="00A02CF4" w:rsidRDefault="00EA4AB7" w:rsidP="00A02CF4">
      <w:pPr>
        <w:pStyle w:val="Code"/>
        <w:ind w:left="1440"/>
      </w:pPr>
    </w:p>
    <w:p w14:paraId="17590BEC" w14:textId="77777777" w:rsidR="00A02CF4" w:rsidRPr="00A02CF4" w:rsidRDefault="00A02CF4" w:rsidP="00A02CF4">
      <w:pPr>
        <w:pStyle w:val="Code"/>
        <w:ind w:left="1440"/>
      </w:pPr>
      <w:r w:rsidRPr="00A02CF4">
        <w:tab/>
      </w:r>
      <w:r w:rsidRPr="00A02CF4">
        <w:rPr>
          <w:b/>
          <w:bCs/>
          <w:color w:val="7F0055"/>
        </w:rPr>
        <w:t>public</w:t>
      </w:r>
      <w:r w:rsidRPr="00A02CF4">
        <w:t xml:space="preserve"> </w:t>
      </w:r>
      <w:r w:rsidRPr="00A02CF4">
        <w:rPr>
          <w:b/>
          <w:bCs/>
          <w:color w:val="7F0055"/>
        </w:rPr>
        <w:t>void</w:t>
      </w:r>
      <w:r w:rsidRPr="00A02CF4">
        <w:t xml:space="preserve"> init(){</w:t>
      </w:r>
    </w:p>
    <w:p w14:paraId="4E2B0F16" w14:textId="77777777" w:rsidR="00A02CF4" w:rsidRPr="00A02CF4" w:rsidRDefault="00A02CF4" w:rsidP="00A02CF4">
      <w:pPr>
        <w:pStyle w:val="Code"/>
        <w:ind w:left="1440"/>
      </w:pPr>
      <w:r w:rsidRPr="00A02CF4">
        <w:tab/>
      </w:r>
      <w:r w:rsidRPr="00A02CF4">
        <w:tab/>
      </w:r>
      <w:r w:rsidRPr="00A02CF4">
        <w:rPr>
          <w:color w:val="3F7F5F"/>
        </w:rPr>
        <w:t>// Perform any instance initialization</w:t>
      </w:r>
    </w:p>
    <w:p w14:paraId="64EE9B3A" w14:textId="77777777" w:rsidR="00A02CF4" w:rsidRPr="00A02CF4" w:rsidRDefault="00A02CF4" w:rsidP="00A02CF4">
      <w:pPr>
        <w:pStyle w:val="Code"/>
        <w:ind w:left="1440"/>
      </w:pPr>
      <w:r w:rsidRPr="00A02CF4">
        <w:tab/>
        <w:t>}</w:t>
      </w:r>
    </w:p>
    <w:p w14:paraId="30C5F0EA" w14:textId="77777777" w:rsidR="00A02CF4" w:rsidRPr="00A02CF4" w:rsidRDefault="00A02CF4" w:rsidP="00A02CF4">
      <w:pPr>
        <w:pStyle w:val="Code"/>
        <w:ind w:left="1440"/>
      </w:pPr>
      <w:r w:rsidRPr="00A02CF4">
        <w:tab/>
      </w:r>
    </w:p>
    <w:p w14:paraId="34B8099D" w14:textId="77777777" w:rsidR="00A02CF4" w:rsidRPr="00A02CF4" w:rsidRDefault="00A02CF4" w:rsidP="00A02CF4">
      <w:pPr>
        <w:pStyle w:val="Code"/>
        <w:ind w:left="1440"/>
      </w:pPr>
      <w:r w:rsidRPr="00A02CF4">
        <w:tab/>
      </w:r>
      <w:r w:rsidRPr="00A02CF4">
        <w:rPr>
          <w:color w:val="646464"/>
        </w:rPr>
        <w:t>@</w:t>
      </w:r>
      <w:r w:rsidRPr="00A02CF4">
        <w:rPr>
          <w:color w:val="646464"/>
          <w:highlight w:val="lightGray"/>
        </w:rPr>
        <w:t>Override</w:t>
      </w:r>
    </w:p>
    <w:p w14:paraId="2D749438" w14:textId="77777777" w:rsidR="00A02CF4" w:rsidRDefault="00A02CF4" w:rsidP="00A02CF4">
      <w:pPr>
        <w:pStyle w:val="Code"/>
        <w:ind w:left="1440"/>
      </w:pPr>
      <w:r w:rsidRPr="00A02CF4">
        <w:tab/>
      </w:r>
      <w:r w:rsidRPr="00A02CF4">
        <w:rPr>
          <w:b/>
          <w:bCs/>
          <w:color w:val="7F0055"/>
        </w:rPr>
        <w:t>protected</w:t>
      </w:r>
      <w:r w:rsidRPr="00A02CF4">
        <w:t xml:space="preserve"> </w:t>
      </w:r>
      <w:r w:rsidRPr="00A02CF4">
        <w:rPr>
          <w:b/>
          <w:bCs/>
          <w:color w:val="7F0055"/>
        </w:rPr>
        <w:t>void</w:t>
      </w:r>
      <w:r w:rsidRPr="00A02CF4">
        <w:t xml:space="preserve"> doGet(HttpServletRequest </w:t>
      </w:r>
      <w:r w:rsidRPr="00A02CF4">
        <w:rPr>
          <w:color w:val="6A3E3E"/>
        </w:rPr>
        <w:t>req</w:t>
      </w:r>
      <w:r w:rsidRPr="00A02CF4">
        <w:t>,</w:t>
      </w:r>
    </w:p>
    <w:p w14:paraId="1355A640" w14:textId="7D249D6D" w:rsidR="00A02CF4" w:rsidRPr="00A02CF4" w:rsidRDefault="00A02CF4" w:rsidP="00A02CF4">
      <w:pPr>
        <w:pStyle w:val="Code"/>
        <w:ind w:left="1440"/>
      </w:pPr>
      <w:r>
        <w:t xml:space="preserve">            </w:t>
      </w:r>
      <w:r w:rsidRPr="00A02CF4">
        <w:t xml:space="preserve">HttpServletResponse </w:t>
      </w:r>
      <w:r w:rsidRPr="00A02CF4">
        <w:rPr>
          <w:color w:val="6A3E3E"/>
        </w:rPr>
        <w:t>resp</w:t>
      </w:r>
      <w:r w:rsidRPr="00A02CF4">
        <w:t>)</w:t>
      </w:r>
    </w:p>
    <w:p w14:paraId="57D7B366" w14:textId="77777777" w:rsidR="00A02CF4" w:rsidRPr="00A02CF4" w:rsidRDefault="00A02CF4" w:rsidP="00A02CF4">
      <w:pPr>
        <w:pStyle w:val="Code"/>
        <w:ind w:left="1440"/>
      </w:pPr>
      <w:r w:rsidRPr="00A02CF4">
        <w:tab/>
      </w:r>
      <w:r w:rsidRPr="00A02CF4">
        <w:tab/>
      </w:r>
      <w:r w:rsidRPr="00A02CF4">
        <w:rPr>
          <w:b/>
          <w:bCs/>
          <w:color w:val="7F0055"/>
        </w:rPr>
        <w:t>throws</w:t>
      </w:r>
      <w:r w:rsidRPr="00A02CF4">
        <w:t xml:space="preserve"> ServletException, IOException {</w:t>
      </w:r>
    </w:p>
    <w:p w14:paraId="090A3B35" w14:textId="77777777" w:rsidR="00A02CF4" w:rsidRPr="00A02CF4" w:rsidRDefault="00A02CF4" w:rsidP="00A02CF4">
      <w:pPr>
        <w:pStyle w:val="Code"/>
        <w:ind w:left="1440"/>
      </w:pPr>
      <w:r w:rsidRPr="00A02CF4">
        <w:tab/>
      </w:r>
      <w:r w:rsidRPr="00A02CF4">
        <w:tab/>
      </w:r>
    </w:p>
    <w:p w14:paraId="688E09FD" w14:textId="77777777" w:rsidR="00A02CF4" w:rsidRPr="00A02CF4" w:rsidRDefault="00A02CF4" w:rsidP="00A02CF4">
      <w:pPr>
        <w:pStyle w:val="Code"/>
        <w:ind w:left="1440"/>
      </w:pPr>
      <w:r w:rsidRPr="00A02CF4">
        <w:tab/>
      </w:r>
      <w:r w:rsidRPr="00A02CF4">
        <w:tab/>
      </w:r>
      <w:r w:rsidRPr="00A02CF4">
        <w:rPr>
          <w:color w:val="6A3E3E"/>
        </w:rPr>
        <w:t>resp</w:t>
      </w:r>
      <w:r w:rsidRPr="00A02CF4">
        <w:t>.getWriter().write(</w:t>
      </w:r>
      <w:r w:rsidRPr="00A02CF4">
        <w:rPr>
          <w:color w:val="2A00FF"/>
        </w:rPr>
        <w:t>"Hello World"</w:t>
      </w:r>
      <w:r w:rsidRPr="00A02CF4">
        <w:t>);</w:t>
      </w:r>
    </w:p>
    <w:p w14:paraId="2C220F6B" w14:textId="77777777" w:rsidR="00A02CF4" w:rsidRPr="00A02CF4" w:rsidRDefault="00A02CF4" w:rsidP="00A02CF4">
      <w:pPr>
        <w:pStyle w:val="Code"/>
        <w:ind w:left="1440"/>
      </w:pPr>
      <w:r w:rsidRPr="00A02CF4">
        <w:tab/>
      </w:r>
      <w:r w:rsidRPr="00A02CF4">
        <w:tab/>
      </w:r>
    </w:p>
    <w:p w14:paraId="3ABDFBE5" w14:textId="53978A6E" w:rsidR="00A02CF4" w:rsidRDefault="00A02CF4" w:rsidP="006E781C">
      <w:pPr>
        <w:pStyle w:val="Code"/>
        <w:ind w:left="1440"/>
      </w:pPr>
      <w:r w:rsidRPr="00A02CF4">
        <w:tab/>
        <w:t>}</w:t>
      </w:r>
    </w:p>
    <w:p w14:paraId="77A67FE4" w14:textId="4985372D" w:rsidR="00420B46" w:rsidRDefault="00420B46" w:rsidP="006E781C">
      <w:pPr>
        <w:pStyle w:val="Code"/>
        <w:ind w:left="1440"/>
      </w:pPr>
    </w:p>
    <w:p w14:paraId="7834503E" w14:textId="77777777" w:rsidR="00420B46" w:rsidRPr="00A02CF4" w:rsidRDefault="00420B46" w:rsidP="00420B46">
      <w:pPr>
        <w:pStyle w:val="Code"/>
        <w:ind w:left="1440" w:firstLine="720"/>
      </w:pPr>
      <w:r w:rsidRPr="00A02CF4">
        <w:rPr>
          <w:color w:val="646464"/>
        </w:rPr>
        <w:t>@</w:t>
      </w:r>
      <w:r w:rsidRPr="00A02CF4">
        <w:rPr>
          <w:color w:val="646464"/>
          <w:highlight w:val="lightGray"/>
        </w:rPr>
        <w:t>Override</w:t>
      </w:r>
    </w:p>
    <w:p w14:paraId="09F747B3" w14:textId="58B27CE5" w:rsidR="00420B46" w:rsidRDefault="00420B46" w:rsidP="00420B46">
      <w:pPr>
        <w:pStyle w:val="Code"/>
        <w:ind w:left="1440"/>
      </w:pPr>
      <w:r w:rsidRPr="00A02CF4">
        <w:tab/>
      </w:r>
      <w:r w:rsidRPr="00A02CF4">
        <w:rPr>
          <w:b/>
          <w:bCs/>
          <w:color w:val="7F0055"/>
        </w:rPr>
        <w:t>protected</w:t>
      </w:r>
      <w:r w:rsidRPr="00A02CF4">
        <w:t xml:space="preserve"> </w:t>
      </w:r>
      <w:r w:rsidRPr="00A02CF4">
        <w:rPr>
          <w:b/>
          <w:bCs/>
          <w:color w:val="7F0055"/>
        </w:rPr>
        <w:t>void</w:t>
      </w:r>
      <w:r w:rsidRPr="00A02CF4">
        <w:t xml:space="preserve"> do</w:t>
      </w:r>
      <w:r>
        <w:t>Post</w:t>
      </w:r>
      <w:r w:rsidRPr="00A02CF4">
        <w:t xml:space="preserve">(HttpServletRequest </w:t>
      </w:r>
      <w:r w:rsidRPr="00A02CF4">
        <w:rPr>
          <w:color w:val="6A3E3E"/>
        </w:rPr>
        <w:t>req</w:t>
      </w:r>
      <w:r w:rsidRPr="00A02CF4">
        <w:t>,</w:t>
      </w:r>
    </w:p>
    <w:p w14:paraId="0125C8F7" w14:textId="219B6D5F" w:rsidR="00420B46" w:rsidRDefault="00420B46" w:rsidP="00420B46">
      <w:pPr>
        <w:pStyle w:val="Code"/>
        <w:ind w:left="1440"/>
      </w:pPr>
      <w:r>
        <w:t xml:space="preserve">            </w:t>
      </w:r>
      <w:r w:rsidRPr="00A02CF4">
        <w:t xml:space="preserve">HttpServletResponse </w:t>
      </w:r>
      <w:r w:rsidRPr="00A02CF4">
        <w:rPr>
          <w:color w:val="6A3E3E"/>
        </w:rPr>
        <w:t>resp</w:t>
      </w:r>
      <w:r w:rsidRPr="00A02CF4">
        <w:t>)</w:t>
      </w:r>
      <w:r>
        <w:t>{</w:t>
      </w:r>
    </w:p>
    <w:p w14:paraId="62BF8D7C" w14:textId="52D71ACD" w:rsidR="00420B46" w:rsidRDefault="00420B46" w:rsidP="00420B46">
      <w:pPr>
        <w:pStyle w:val="Code"/>
        <w:ind w:left="1440"/>
      </w:pPr>
      <w:r>
        <w:tab/>
      </w:r>
      <w:r>
        <w:tab/>
        <w:t>…</w:t>
      </w:r>
    </w:p>
    <w:p w14:paraId="687D16F5" w14:textId="2FDE8FF1" w:rsidR="00420B46" w:rsidRPr="00A02CF4" w:rsidRDefault="00420B46" w:rsidP="00420B46">
      <w:pPr>
        <w:pStyle w:val="Code"/>
        <w:ind w:left="1440" w:firstLine="720"/>
      </w:pPr>
      <w:r>
        <w:t>}</w:t>
      </w:r>
    </w:p>
    <w:p w14:paraId="726507B6" w14:textId="4A53D8EA" w:rsidR="001D6DC6" w:rsidRPr="001D6DC6" w:rsidRDefault="00A02CF4" w:rsidP="00A02CF4">
      <w:pPr>
        <w:pStyle w:val="Code"/>
        <w:ind w:left="1440"/>
      </w:pPr>
      <w:r>
        <w:t>}</w:t>
      </w:r>
    </w:p>
    <w:p w14:paraId="0DC3F002" w14:textId="27A00456" w:rsidR="00411373" w:rsidRDefault="00411373" w:rsidP="00411373">
      <w:pPr>
        <w:pStyle w:val="Body"/>
        <w:rPr>
          <w:lang w:val="en-AU"/>
        </w:rPr>
      </w:pPr>
    </w:p>
    <w:p w14:paraId="40D32E9C" w14:textId="4831D463" w:rsidR="00420B46" w:rsidRDefault="00420B46" w:rsidP="00411373">
      <w:pPr>
        <w:pStyle w:val="Body"/>
        <w:rPr>
          <w:lang w:val="en-AU"/>
        </w:rPr>
      </w:pPr>
      <w:r w:rsidRPr="00A02CF4">
        <w:t>HttpServletRequest</w:t>
      </w:r>
      <w:r>
        <w:rPr>
          <w:lang w:val="en-AU"/>
        </w:rPr>
        <w:t xml:space="preserve"> variable methods:</w:t>
      </w:r>
    </w:p>
    <w:p w14:paraId="3AADC0EB" w14:textId="23876774" w:rsidR="00420B46" w:rsidRDefault="00420B46" w:rsidP="00BC76B9">
      <w:pPr>
        <w:pStyle w:val="Body"/>
        <w:numPr>
          <w:ilvl w:val="0"/>
          <w:numId w:val="7"/>
        </w:numPr>
        <w:rPr>
          <w:lang w:val="en-AU"/>
        </w:rPr>
      </w:pPr>
      <w:r>
        <w:rPr>
          <w:lang w:val="en-AU"/>
        </w:rPr>
        <w:t>getParameter – return the value of the requested parameter (as a string), or null.</w:t>
      </w:r>
      <w:r w:rsidR="00145A04">
        <w:rPr>
          <w:lang w:val="en-AU"/>
        </w:rPr>
        <w:t xml:space="preserve"> When we know the parameter(s) names in advance.</w:t>
      </w:r>
    </w:p>
    <w:p w14:paraId="5A579496" w14:textId="5EF89824" w:rsidR="00420B46" w:rsidRDefault="00420B46" w:rsidP="00BC76B9">
      <w:pPr>
        <w:pStyle w:val="Body"/>
        <w:numPr>
          <w:ilvl w:val="0"/>
          <w:numId w:val="7"/>
        </w:numPr>
        <w:rPr>
          <w:lang w:val="en-AU"/>
        </w:rPr>
      </w:pPr>
      <w:r>
        <w:rPr>
          <w:lang w:val="en-AU"/>
        </w:rPr>
        <w:t>getParameterValues – get the parameter name (string) and returns an array with all the parameter values or null</w:t>
      </w:r>
    </w:p>
    <w:p w14:paraId="4D0CFD52" w14:textId="14EEEB9D" w:rsidR="00420B46" w:rsidRDefault="00420B46" w:rsidP="00BC76B9">
      <w:pPr>
        <w:pStyle w:val="Body"/>
        <w:numPr>
          <w:ilvl w:val="0"/>
          <w:numId w:val="7"/>
        </w:numPr>
        <w:rPr>
          <w:lang w:val="en-AU"/>
        </w:rPr>
      </w:pPr>
      <w:r>
        <w:rPr>
          <w:lang w:val="en-AU"/>
        </w:rPr>
        <w:t>getParameterNames() – return an enumeration of string objects containing the names of the parameters</w:t>
      </w:r>
      <w:r w:rsidR="00145A04">
        <w:rPr>
          <w:lang w:val="en-AU"/>
        </w:rPr>
        <w:t>. When we don’t know the parameters names or not all of them are mandatory.</w:t>
      </w:r>
    </w:p>
    <w:p w14:paraId="02622C97" w14:textId="77777777" w:rsidR="00145A04" w:rsidRDefault="00145A04" w:rsidP="00145A04">
      <w:pPr>
        <w:pStyle w:val="Body"/>
        <w:numPr>
          <w:ilvl w:val="0"/>
          <w:numId w:val="7"/>
        </w:numPr>
        <w:rPr>
          <w:lang w:val="en-AU"/>
        </w:rPr>
      </w:pPr>
      <w:r>
        <w:rPr>
          <w:lang w:val="en-AU"/>
        </w:rPr>
        <w:t>getParameterMap() – returns a java.util.Map – when we don’t know the parameter names and they can hold more than one value each.</w:t>
      </w:r>
    </w:p>
    <w:p w14:paraId="593A1FE7" w14:textId="7C81D2B2" w:rsidR="00420B46" w:rsidRDefault="001E0FFF" w:rsidP="001E0FFF">
      <w:pPr>
        <w:pStyle w:val="Body"/>
        <w:rPr>
          <w:lang w:val="en-AU"/>
        </w:rPr>
      </w:pPr>
      <w:r>
        <w:rPr>
          <w:lang w:val="en-AU"/>
        </w:rPr>
        <w:t>HttpServletResponse methods:</w:t>
      </w:r>
    </w:p>
    <w:p w14:paraId="4BD3D330" w14:textId="3EE19500" w:rsidR="001E0FFF" w:rsidRPr="001E0FFF" w:rsidRDefault="001E0FFF" w:rsidP="001E0FFF">
      <w:pPr>
        <w:pStyle w:val="Body"/>
        <w:numPr>
          <w:ilvl w:val="0"/>
          <w:numId w:val="7"/>
        </w:numPr>
        <w:rPr>
          <w:lang w:val="en-AU"/>
        </w:rPr>
      </w:pPr>
      <w:r>
        <w:rPr>
          <w:lang w:val="en-AU"/>
        </w:rPr>
        <w:t>response.setContectType(“text/html”);</w:t>
      </w:r>
    </w:p>
    <w:p w14:paraId="1B7CFCDD" w14:textId="64D14869" w:rsidR="001E0FFF" w:rsidRPr="00420B46" w:rsidRDefault="001E0FFF" w:rsidP="001E0FFF">
      <w:pPr>
        <w:pStyle w:val="Body"/>
        <w:numPr>
          <w:ilvl w:val="0"/>
          <w:numId w:val="7"/>
        </w:numPr>
        <w:rPr>
          <w:lang w:val="en-AU"/>
        </w:rPr>
      </w:pPr>
      <w:r>
        <w:rPr>
          <w:rFonts w:ascii="Consolas" w:eastAsiaTheme="minorHAnsi" w:hAnsi="Consolas" w:cs="Consolas"/>
          <w:color w:val="000000"/>
          <w:shd w:val="clear" w:color="auto" w:fill="E8F2FE"/>
          <w:lang w:val="en-AU" w:bidi="he-IL"/>
        </w:rPr>
        <w:t xml:space="preserve">PrintWriter </w:t>
      </w:r>
      <w:r>
        <w:rPr>
          <w:rFonts w:ascii="Consolas" w:eastAsiaTheme="minorHAnsi" w:hAnsi="Consolas" w:cs="Consolas"/>
          <w:color w:val="6A3E3E"/>
          <w:shd w:val="clear" w:color="auto" w:fill="E8F2FE"/>
          <w:lang w:val="en-AU" w:bidi="he-IL"/>
        </w:rPr>
        <w:t>out</w:t>
      </w:r>
      <w:r>
        <w:rPr>
          <w:rFonts w:ascii="Consolas" w:eastAsiaTheme="minorHAnsi" w:hAnsi="Consolas" w:cs="Consolas"/>
          <w:color w:val="000000"/>
          <w:shd w:val="clear" w:color="auto" w:fill="E8F2FE"/>
          <w:lang w:val="en-AU" w:bidi="he-IL"/>
        </w:rPr>
        <w:t xml:space="preserve"> = </w:t>
      </w:r>
      <w:r>
        <w:rPr>
          <w:rFonts w:ascii="Consolas" w:eastAsiaTheme="minorHAnsi" w:hAnsi="Consolas" w:cs="Consolas"/>
          <w:color w:val="6A3E3E"/>
          <w:shd w:val="clear" w:color="auto" w:fill="E8F2FE"/>
          <w:lang w:val="en-AU" w:bidi="he-IL"/>
        </w:rPr>
        <w:t>response</w:t>
      </w:r>
      <w:r>
        <w:rPr>
          <w:rFonts w:ascii="Consolas" w:eastAsiaTheme="minorHAnsi" w:hAnsi="Consolas" w:cs="Consolas"/>
          <w:color w:val="000000"/>
          <w:shd w:val="clear" w:color="auto" w:fill="E8F2FE"/>
          <w:lang w:val="en-AU" w:bidi="he-IL"/>
        </w:rPr>
        <w:t>.getWriter();</w:t>
      </w:r>
    </w:p>
    <w:p w14:paraId="6A3EF432" w14:textId="77777777" w:rsidR="00420B46" w:rsidRDefault="00420B46" w:rsidP="00411373">
      <w:pPr>
        <w:pStyle w:val="Body"/>
        <w:rPr>
          <w:lang w:val="en-AU"/>
        </w:rPr>
      </w:pPr>
    </w:p>
    <w:p w14:paraId="2ADB42D3" w14:textId="77777777" w:rsidR="00411373" w:rsidRPr="00411373" w:rsidRDefault="00411373" w:rsidP="00411373">
      <w:pPr>
        <w:pStyle w:val="Body"/>
        <w:rPr>
          <w:lang w:val="en-AU"/>
        </w:rPr>
      </w:pPr>
    </w:p>
    <w:p w14:paraId="3F46D619" w14:textId="77777777" w:rsidR="00411373" w:rsidRPr="00411373" w:rsidRDefault="00411373" w:rsidP="00411373">
      <w:pPr>
        <w:pStyle w:val="Body"/>
        <w:rPr>
          <w:lang w:val="en-AU"/>
        </w:rPr>
      </w:pPr>
    </w:p>
    <w:p w14:paraId="391E36DA" w14:textId="77777777" w:rsidR="00920B32" w:rsidRPr="00920B32" w:rsidRDefault="00920B32" w:rsidP="00920B32">
      <w:pPr>
        <w:pStyle w:val="Body"/>
        <w:rPr>
          <w:lang w:val="en-AU"/>
        </w:rPr>
      </w:pPr>
    </w:p>
    <w:p w14:paraId="3E6E083F" w14:textId="14E88882" w:rsidR="00E42632" w:rsidRDefault="00E42632" w:rsidP="000940FB">
      <w:pPr>
        <w:pStyle w:val="Heading1"/>
        <w:rPr>
          <w:lang w:val="en-AU"/>
        </w:rPr>
      </w:pPr>
      <w:r>
        <w:rPr>
          <w:lang w:val="en-AU"/>
        </w:rPr>
        <w:lastRenderedPageBreak/>
        <w:t>Spring</w:t>
      </w:r>
    </w:p>
    <w:p w14:paraId="37C9A550" w14:textId="6850D531" w:rsidR="00DF283E" w:rsidRPr="00DF283E" w:rsidRDefault="00DF283E" w:rsidP="00DF283E">
      <w:pPr>
        <w:pStyle w:val="Body"/>
        <w:rPr>
          <w:lang w:val="en-AU"/>
        </w:rPr>
      </w:pPr>
      <w:r>
        <w:rPr>
          <w:lang w:val="en-AU"/>
        </w:rPr>
        <w:t>A simpler, more elegant way to build testable, flexible, code using dependency injection</w:t>
      </w:r>
      <w:r w:rsidR="00DB0DFA">
        <w:rPr>
          <w:lang w:val="en-AU"/>
        </w:rPr>
        <w:t xml:space="preserve"> through .xml</w:t>
      </w:r>
    </w:p>
    <w:p w14:paraId="01EFBFAB" w14:textId="772BB45C" w:rsidR="00E42632" w:rsidRDefault="00E42632" w:rsidP="00E42632">
      <w:pPr>
        <w:pStyle w:val="Body"/>
        <w:numPr>
          <w:ilvl w:val="0"/>
          <w:numId w:val="7"/>
        </w:numPr>
        <w:rPr>
          <w:lang w:val="en-AU"/>
        </w:rPr>
      </w:pPr>
      <w:r>
        <w:rPr>
          <w:lang w:val="en-AU"/>
        </w:rPr>
        <w:t>EJB – Enterprise Java Beans – the old way to write distributed systems in Java</w:t>
      </w:r>
    </w:p>
    <w:p w14:paraId="62B32E4D" w14:textId="6ED5C643" w:rsidR="0069541C" w:rsidRDefault="0069541C" w:rsidP="00E42632">
      <w:pPr>
        <w:pStyle w:val="Body"/>
        <w:numPr>
          <w:ilvl w:val="0"/>
          <w:numId w:val="7"/>
        </w:numPr>
        <w:rPr>
          <w:lang w:val="en-AU"/>
        </w:rPr>
      </w:pPr>
      <w:r>
        <w:rPr>
          <w:lang w:val="en-AU"/>
        </w:rPr>
        <w:t>Everything in Spring is POJO. Spring container is a big HashMap.</w:t>
      </w:r>
    </w:p>
    <w:p w14:paraId="7A327828" w14:textId="29BCA60C" w:rsidR="00DF283E" w:rsidRDefault="00DF283E" w:rsidP="0069541C">
      <w:pPr>
        <w:pStyle w:val="Heading2"/>
        <w:rPr>
          <w:lang w:val="en-AU"/>
        </w:rPr>
      </w:pPr>
      <w:r>
        <w:rPr>
          <w:lang w:val="en-AU"/>
        </w:rPr>
        <w:t>XML Configuration</w:t>
      </w:r>
    </w:p>
    <w:p w14:paraId="453AEA4F" w14:textId="6707BD83" w:rsidR="00DF283E" w:rsidRDefault="00DF283E" w:rsidP="00F509BF">
      <w:pPr>
        <w:pStyle w:val="Body"/>
        <w:rPr>
          <w:lang w:val="en-AU"/>
        </w:rPr>
      </w:pPr>
      <w:r>
        <w:rPr>
          <w:lang w:val="en-AU"/>
        </w:rPr>
        <w:t>application</w:t>
      </w:r>
      <w:r w:rsidR="00F509BF">
        <w:rPr>
          <w:lang w:val="en-AU"/>
        </w:rPr>
        <w:t xml:space="preserve">Context.xml is the main spring </w:t>
      </w:r>
      <w:r>
        <w:rPr>
          <w:lang w:val="en-AU"/>
        </w:rPr>
        <w:t xml:space="preserve">XML configuration </w:t>
      </w:r>
      <w:r w:rsidR="00F509BF">
        <w:rPr>
          <w:lang w:val="en-AU"/>
        </w:rPr>
        <w:t xml:space="preserve">for our application. It doesn’t have to be named applicationContext but that’s the loose standard that exist. </w:t>
      </w:r>
    </w:p>
    <w:p w14:paraId="2EFE4327" w14:textId="0F8DE883" w:rsidR="00F509BF" w:rsidRDefault="00F509BF" w:rsidP="00F509BF">
      <w:pPr>
        <w:pStyle w:val="Body"/>
        <w:rPr>
          <w:lang w:val="en-AU"/>
        </w:rPr>
      </w:pPr>
      <w:r>
        <w:rPr>
          <w:lang w:val="en-AU"/>
        </w:rPr>
        <w:t>The applicationContext file is a list of name-value pairs and can be used as a registry</w:t>
      </w:r>
    </w:p>
    <w:p w14:paraId="521D96FF" w14:textId="6D889D74" w:rsidR="004F170D" w:rsidRDefault="004F170D" w:rsidP="00F509BF">
      <w:pPr>
        <w:pStyle w:val="Body"/>
        <w:rPr>
          <w:lang w:val="en-AU"/>
        </w:rPr>
      </w:pPr>
      <w:r>
        <w:rPr>
          <w:lang w:val="en-AU"/>
        </w:rPr>
        <w:t>Create it under your application main ‘resources’ directory.</w:t>
      </w:r>
    </w:p>
    <w:p w14:paraId="14D3C636" w14:textId="08375798" w:rsidR="001C4795" w:rsidRDefault="001C4795" w:rsidP="001C4795">
      <w:pPr>
        <w:pStyle w:val="Heading3"/>
        <w:rPr>
          <w:lang w:val="en-AU"/>
        </w:rPr>
      </w:pPr>
      <w:r>
        <w:rPr>
          <w:lang w:val="en-AU"/>
        </w:rPr>
        <w:t>Beans</w:t>
      </w:r>
    </w:p>
    <w:p w14:paraId="69D22154" w14:textId="77777777" w:rsidR="001C4795" w:rsidRDefault="001C4795" w:rsidP="001C4795">
      <w:pPr>
        <w:pStyle w:val="Body"/>
        <w:rPr>
          <w:lang w:val="en-AU"/>
        </w:rPr>
      </w:pPr>
      <w:r>
        <w:rPr>
          <w:lang w:val="en-AU"/>
        </w:rPr>
        <w:t>A way to define an object in the .xml file instead of new-ing it in the code. So for example:</w:t>
      </w:r>
    </w:p>
    <w:p w14:paraId="49337F91" w14:textId="77777777" w:rsidR="001C4795" w:rsidRDefault="001C4795" w:rsidP="001C4795">
      <w:pPr>
        <w:pStyle w:val="Body"/>
        <w:rPr>
          <w:lang w:val="en-AU"/>
        </w:rPr>
      </w:pPr>
      <w:r>
        <w:rPr>
          <w:lang w:val="en-AU"/>
        </w:rPr>
        <w:t>Instead of writing the following in the code:</w:t>
      </w:r>
    </w:p>
    <w:p w14:paraId="28F290A1" w14:textId="3D21C935" w:rsidR="001C4795" w:rsidRDefault="001C4795" w:rsidP="001C4795">
      <w:pPr>
        <w:pStyle w:val="Code"/>
        <w:ind w:left="2160"/>
      </w:pPr>
      <w:r>
        <w:t xml:space="preserve">CustomerService customerService = </w:t>
      </w:r>
    </w:p>
    <w:p w14:paraId="41B2E608" w14:textId="5D33D801" w:rsidR="001C4795" w:rsidRDefault="001C4795" w:rsidP="001C4795">
      <w:pPr>
        <w:pStyle w:val="Code"/>
        <w:ind w:left="2160" w:firstLine="720"/>
      </w:pPr>
      <w:r>
        <w:t>new CustomerServiceImpl(0, customerRepository)</w:t>
      </w:r>
    </w:p>
    <w:p w14:paraId="4E282940" w14:textId="39E9E646" w:rsidR="001C4795" w:rsidRDefault="001C4795" w:rsidP="001C4795">
      <w:pPr>
        <w:pStyle w:val="Body"/>
        <w:rPr>
          <w:lang w:val="en-AU"/>
        </w:rPr>
      </w:pPr>
      <w:r>
        <w:rPr>
          <w:lang w:val="en-AU"/>
        </w:rPr>
        <w:t>We can initialize it in the .xml file:</w:t>
      </w:r>
    </w:p>
    <w:p w14:paraId="4B73AE26" w14:textId="77FB83A1" w:rsidR="001C4795" w:rsidRPr="001C4795" w:rsidRDefault="001C4795" w:rsidP="001C4795">
      <w:pPr>
        <w:pStyle w:val="Body"/>
        <w:rPr>
          <w:lang w:val="en-AU"/>
        </w:rPr>
      </w:pPr>
      <w:r>
        <w:rPr>
          <w:noProof/>
        </w:rPr>
        <w:drawing>
          <wp:inline distT="0" distB="0" distL="0" distR="0" wp14:anchorId="06F5B632" wp14:editId="11B0AAF2">
            <wp:extent cx="4987290" cy="2114491"/>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1655" cy="2129061"/>
                    </a:xfrm>
                    <a:prstGeom prst="rect">
                      <a:avLst/>
                    </a:prstGeom>
                  </pic:spPr>
                </pic:pic>
              </a:graphicData>
            </a:graphic>
          </wp:inline>
        </w:drawing>
      </w:r>
    </w:p>
    <w:p w14:paraId="742564F5" w14:textId="4F8BB168" w:rsidR="00DB0DFA" w:rsidRPr="00DB0DFA" w:rsidRDefault="00DB0DFA" w:rsidP="00DB0DFA">
      <w:pPr>
        <w:pStyle w:val="Body"/>
        <w:rPr>
          <w:lang w:val="en-AU"/>
        </w:rPr>
      </w:pPr>
      <w:r>
        <w:t xml:space="preserve">This </w:t>
      </w:r>
      <w:r>
        <w:rPr>
          <w:lang w:val="en-AU"/>
        </w:rPr>
        <w:t xml:space="preserve">will allow us to separate the implementation from the business logic and to change the </w:t>
      </w:r>
      <w:r w:rsidR="00E95C4C">
        <w:rPr>
          <w:lang w:val="en-AU"/>
        </w:rPr>
        <w:t>concrete class/data we use, without having to re-compile the code. So for example, for testing the code, we can just use a different test .xml file with different data without re-compiling the code.</w:t>
      </w:r>
    </w:p>
    <w:p w14:paraId="059B9D99" w14:textId="4880F9D9" w:rsidR="005240B0" w:rsidRDefault="005240B0" w:rsidP="005240B0">
      <w:pPr>
        <w:pStyle w:val="Heading4"/>
      </w:pPr>
      <w:r>
        <w:t>Setter Injection</w:t>
      </w:r>
    </w:p>
    <w:p w14:paraId="16FDD639" w14:textId="788E6180" w:rsidR="005240B0" w:rsidRDefault="005240B0" w:rsidP="005240B0">
      <w:pPr>
        <w:pStyle w:val="Body"/>
        <w:rPr>
          <w:lang w:val="en-AU"/>
        </w:rPr>
      </w:pPr>
      <w:r>
        <w:rPr>
          <w:lang w:val="en-AU"/>
        </w:rPr>
        <w:t>Better for existing code.</w:t>
      </w:r>
    </w:p>
    <w:p w14:paraId="093F55FA" w14:textId="60C60CE0" w:rsidR="00B44CD6" w:rsidRDefault="00B44CD6" w:rsidP="002D1363">
      <w:pPr>
        <w:pStyle w:val="Body"/>
        <w:numPr>
          <w:ilvl w:val="0"/>
          <w:numId w:val="8"/>
        </w:numPr>
      </w:pPr>
      <w:r>
        <w:t xml:space="preserve">In your Java code create the reference to the object and a setter for </w:t>
      </w:r>
      <w:r>
        <w:lastRenderedPageBreak/>
        <w:t>it:</w:t>
      </w:r>
    </w:p>
    <w:p w14:paraId="5F20EE80" w14:textId="77777777" w:rsidR="002D1363" w:rsidRDefault="002D1363" w:rsidP="002D1363">
      <w:pPr>
        <w:pStyle w:val="Code"/>
        <w:ind w:left="2520"/>
      </w:pPr>
      <w:r>
        <w:rPr>
          <w:b/>
          <w:bCs/>
          <w:color w:val="7F0055"/>
        </w:rPr>
        <w:t>public</w:t>
      </w:r>
      <w:r>
        <w:t xml:space="preserve"> </w:t>
      </w:r>
      <w:r>
        <w:rPr>
          <w:b/>
          <w:bCs/>
          <w:color w:val="7F0055"/>
        </w:rPr>
        <w:t>class</w:t>
      </w:r>
      <w:r>
        <w:t xml:space="preserve"> CustomerServiceImpl </w:t>
      </w:r>
      <w:r>
        <w:rPr>
          <w:b/>
          <w:bCs/>
          <w:color w:val="7F0055"/>
        </w:rPr>
        <w:t>implements</w:t>
      </w:r>
      <w:r>
        <w:t xml:space="preserve"> CustomerService {</w:t>
      </w:r>
    </w:p>
    <w:p w14:paraId="0D6A9186" w14:textId="77777777" w:rsidR="002D1363" w:rsidRDefault="002D1363" w:rsidP="002D1363">
      <w:pPr>
        <w:pStyle w:val="Code"/>
        <w:ind w:left="2520"/>
      </w:pPr>
      <w:r>
        <w:tab/>
      </w:r>
    </w:p>
    <w:p w14:paraId="4C5D802B" w14:textId="77777777" w:rsidR="002D1363" w:rsidRDefault="002D1363" w:rsidP="002D1363">
      <w:pPr>
        <w:pStyle w:val="Code"/>
        <w:ind w:left="2520"/>
      </w:pPr>
      <w:r>
        <w:tab/>
      </w:r>
      <w:r>
        <w:rPr>
          <w:b/>
          <w:bCs/>
          <w:color w:val="7F0055"/>
        </w:rPr>
        <w:t>private</w:t>
      </w:r>
      <w:r>
        <w:t xml:space="preserve"> CustomerRepository </w:t>
      </w:r>
      <w:r>
        <w:rPr>
          <w:color w:val="0000C0"/>
        </w:rPr>
        <w:t>customerRepository</w:t>
      </w:r>
      <w:r>
        <w:t>;</w:t>
      </w:r>
    </w:p>
    <w:p w14:paraId="3A0ADE31" w14:textId="77777777" w:rsidR="002D1363" w:rsidRDefault="002D1363" w:rsidP="002D1363">
      <w:pPr>
        <w:pStyle w:val="Code"/>
        <w:ind w:left="2520"/>
      </w:pPr>
    </w:p>
    <w:p w14:paraId="1796199C" w14:textId="77777777" w:rsidR="002D1363" w:rsidRDefault="002D1363" w:rsidP="002D1363">
      <w:pPr>
        <w:pStyle w:val="Code"/>
        <w:ind w:left="2520"/>
      </w:pPr>
      <w:r>
        <w:tab/>
      </w:r>
      <w:r>
        <w:rPr>
          <w:b/>
          <w:bCs/>
          <w:color w:val="7F0055"/>
        </w:rPr>
        <w:t>public</w:t>
      </w:r>
      <w:r>
        <w:t xml:space="preserve"> </w:t>
      </w:r>
      <w:r>
        <w:rPr>
          <w:b/>
          <w:bCs/>
          <w:color w:val="7F0055"/>
        </w:rPr>
        <w:t>void</w:t>
      </w:r>
      <w:r>
        <w:t xml:space="preserve"> setCustomerRepository(</w:t>
      </w:r>
    </w:p>
    <w:p w14:paraId="4DFADF35" w14:textId="72649431" w:rsidR="002D1363" w:rsidRDefault="002D1363" w:rsidP="002D1363">
      <w:pPr>
        <w:pStyle w:val="Code"/>
        <w:ind w:left="3240" w:firstLine="360"/>
      </w:pPr>
      <w:r>
        <w:t xml:space="preserve">CustomerRepository </w:t>
      </w:r>
      <w:r>
        <w:rPr>
          <w:color w:val="6A3E3E"/>
        </w:rPr>
        <w:t>customerRepository</w:t>
      </w:r>
      <w:r>
        <w:t>) {</w:t>
      </w:r>
    </w:p>
    <w:p w14:paraId="2C51D331" w14:textId="77777777" w:rsidR="002D1363" w:rsidRDefault="002D1363" w:rsidP="002D1363">
      <w:pPr>
        <w:pStyle w:val="Code"/>
        <w:ind w:left="2520"/>
      </w:pPr>
      <w:r>
        <w:rPr>
          <w:color w:val="000000"/>
        </w:rPr>
        <w:tab/>
      </w:r>
      <w:r>
        <w:rPr>
          <w:color w:val="000000"/>
        </w:rPr>
        <w:tab/>
      </w:r>
      <w:r>
        <w:rPr>
          <w:b/>
          <w:bCs/>
          <w:color w:val="7F0055"/>
        </w:rPr>
        <w:t>this</w:t>
      </w:r>
      <w:r>
        <w:rPr>
          <w:color w:val="000000"/>
        </w:rPr>
        <w:t>.</w:t>
      </w:r>
      <w:r>
        <w:t>customerRepository</w:t>
      </w:r>
      <w:r>
        <w:rPr>
          <w:color w:val="000000"/>
        </w:rPr>
        <w:t xml:space="preserve"> = </w:t>
      </w:r>
      <w:r>
        <w:rPr>
          <w:color w:val="6A3E3E"/>
        </w:rPr>
        <w:t>customerRepository</w:t>
      </w:r>
      <w:r>
        <w:rPr>
          <w:color w:val="000000"/>
        </w:rPr>
        <w:t>;</w:t>
      </w:r>
    </w:p>
    <w:p w14:paraId="5A1FB798" w14:textId="77777777" w:rsidR="002D1363" w:rsidRDefault="002D1363" w:rsidP="002D1363">
      <w:pPr>
        <w:pStyle w:val="Code"/>
        <w:ind w:left="2520"/>
      </w:pPr>
      <w:r>
        <w:tab/>
        <w:t>}</w:t>
      </w:r>
    </w:p>
    <w:p w14:paraId="5B4192F6" w14:textId="0F89AF97" w:rsidR="002D1363" w:rsidRDefault="002D1363" w:rsidP="002D1363">
      <w:pPr>
        <w:pStyle w:val="Code"/>
        <w:ind w:left="2520"/>
      </w:pPr>
      <w:r>
        <w:rPr>
          <w:color w:val="000000"/>
        </w:rPr>
        <w:tab/>
      </w:r>
      <w:r>
        <w:t>…</w:t>
      </w:r>
    </w:p>
    <w:p w14:paraId="28E8D29B" w14:textId="5DB2FBF9" w:rsidR="00B44CD6" w:rsidRDefault="002D1363" w:rsidP="002D1363">
      <w:pPr>
        <w:pStyle w:val="Code"/>
        <w:ind w:left="2520"/>
      </w:pPr>
      <w:r>
        <w:t>}</w:t>
      </w:r>
    </w:p>
    <w:p w14:paraId="0B1E882E" w14:textId="4D833951" w:rsidR="00B44CD6" w:rsidRDefault="00FC0FF7" w:rsidP="00FC0FF7">
      <w:pPr>
        <w:pStyle w:val="Body"/>
        <w:numPr>
          <w:ilvl w:val="0"/>
          <w:numId w:val="8"/>
        </w:numPr>
        <w:rPr>
          <w:lang w:val="en-AU"/>
        </w:rPr>
      </w:pPr>
      <w:r>
        <w:rPr>
          <w:lang w:val="en-AU"/>
        </w:rPr>
        <w:t>In your applicationContext.xml initialize the customerRepository using the setter function you defined:</w:t>
      </w:r>
    </w:p>
    <w:p w14:paraId="3E3AAA8C" w14:textId="3EED6019" w:rsidR="00FC0FF7" w:rsidRDefault="00FC0FF7" w:rsidP="00FC0FF7">
      <w:pPr>
        <w:pStyle w:val="Body"/>
        <w:ind w:left="2251"/>
        <w:rPr>
          <w:lang w:val="en-AU"/>
        </w:rPr>
      </w:pPr>
      <w:r>
        <w:rPr>
          <w:noProof/>
        </w:rPr>
        <w:drawing>
          <wp:inline distT="0" distB="0" distL="0" distR="0" wp14:anchorId="59DB1EF7" wp14:editId="24A477AC">
            <wp:extent cx="4864735" cy="1202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4735" cy="1202690"/>
                    </a:xfrm>
                    <a:prstGeom prst="rect">
                      <a:avLst/>
                    </a:prstGeom>
                  </pic:spPr>
                </pic:pic>
              </a:graphicData>
            </a:graphic>
          </wp:inline>
        </w:drawing>
      </w:r>
    </w:p>
    <w:p w14:paraId="338C7686" w14:textId="3BFAF7BB" w:rsidR="00F346DD" w:rsidRDefault="00F346DD" w:rsidP="00F346DD">
      <w:pPr>
        <w:pStyle w:val="Body"/>
        <w:numPr>
          <w:ilvl w:val="0"/>
          <w:numId w:val="8"/>
        </w:numPr>
        <w:rPr>
          <w:lang w:val="en-AU"/>
        </w:rPr>
      </w:pPr>
      <w:r>
        <w:rPr>
          <w:lang w:val="en-AU"/>
        </w:rPr>
        <w:t>In your application, load the applicationContext:</w:t>
      </w:r>
    </w:p>
    <w:p w14:paraId="11CCF7A8" w14:textId="77777777" w:rsidR="00F346DD" w:rsidRDefault="00F346DD" w:rsidP="00F346DD">
      <w:pPr>
        <w:pStyle w:val="Code"/>
        <w:ind w:left="2880"/>
      </w:pPr>
      <w:r>
        <w:t xml:space="preserve">ApplicationContext appContext = </w:t>
      </w:r>
    </w:p>
    <w:p w14:paraId="65418616" w14:textId="47EE089B" w:rsidR="00F346DD" w:rsidRDefault="00F346DD" w:rsidP="00F346DD">
      <w:pPr>
        <w:pStyle w:val="Code"/>
        <w:ind w:left="2880" w:firstLine="720"/>
      </w:pPr>
      <w:r>
        <w:t>new ClassPathXmlApplicationContext(</w:t>
      </w:r>
    </w:p>
    <w:p w14:paraId="25FE9202" w14:textId="109ED6DD" w:rsidR="00F346DD" w:rsidRDefault="00F346DD" w:rsidP="00F346DD">
      <w:pPr>
        <w:pStyle w:val="Code"/>
        <w:ind w:left="3600" w:firstLine="720"/>
      </w:pPr>
      <w:r>
        <w:t>“applicationContext.xml”);</w:t>
      </w:r>
    </w:p>
    <w:p w14:paraId="3070D762" w14:textId="77777777" w:rsidR="00854597" w:rsidRDefault="00854597" w:rsidP="00846A8A">
      <w:pPr>
        <w:pStyle w:val="Code"/>
        <w:ind w:left="2160" w:firstLine="720"/>
      </w:pPr>
    </w:p>
    <w:p w14:paraId="4AF372C8" w14:textId="77777777" w:rsidR="00854597" w:rsidRDefault="00854597" w:rsidP="00846A8A">
      <w:pPr>
        <w:pStyle w:val="Code"/>
        <w:ind w:left="2160" w:firstLine="720"/>
      </w:pPr>
      <w:r>
        <w:t xml:space="preserve">CustomerService service = </w:t>
      </w:r>
    </w:p>
    <w:p w14:paraId="79564CB7" w14:textId="77777777" w:rsidR="00854597" w:rsidRDefault="00854597" w:rsidP="00854597">
      <w:pPr>
        <w:pStyle w:val="Code"/>
        <w:ind w:left="2880" w:firstLine="720"/>
      </w:pPr>
      <w:r>
        <w:t xml:space="preserve">appContext.getBean(“customerService”, </w:t>
      </w:r>
    </w:p>
    <w:p w14:paraId="38A598FA" w14:textId="78874B07" w:rsidR="00846A8A" w:rsidRPr="005240B0" w:rsidRDefault="00854597" w:rsidP="00854597">
      <w:pPr>
        <w:pStyle w:val="Code"/>
        <w:ind w:left="5040" w:firstLine="720"/>
      </w:pPr>
      <w:r>
        <w:t>CustomerService.class);</w:t>
      </w:r>
    </w:p>
    <w:p w14:paraId="39FC699F" w14:textId="53368A0D" w:rsidR="005240B0" w:rsidRDefault="005240B0" w:rsidP="005240B0">
      <w:pPr>
        <w:pStyle w:val="Heading4"/>
      </w:pPr>
      <w:r>
        <w:t>Constructor Injection</w:t>
      </w:r>
    </w:p>
    <w:p w14:paraId="6E5B03EA" w14:textId="3C5E9BF0" w:rsidR="005240B0" w:rsidRDefault="005240B0" w:rsidP="005240B0">
      <w:pPr>
        <w:pStyle w:val="Body"/>
        <w:rPr>
          <w:lang w:val="en-AU"/>
        </w:rPr>
      </w:pPr>
      <w:r>
        <w:rPr>
          <w:lang w:val="en-AU"/>
        </w:rPr>
        <w:t>Note: Setter and Constructor Injections can also be used together.</w:t>
      </w:r>
    </w:p>
    <w:p w14:paraId="14912CEB" w14:textId="773FFEED" w:rsidR="00232B26" w:rsidRPr="00232B26" w:rsidRDefault="00232B26" w:rsidP="00232B26">
      <w:pPr>
        <w:pStyle w:val="Body"/>
        <w:numPr>
          <w:ilvl w:val="0"/>
          <w:numId w:val="10"/>
        </w:numPr>
      </w:pPr>
      <w:r>
        <w:rPr>
          <w:lang w:val="en-AU"/>
        </w:rPr>
        <w:t>Implement a constructor in your class:</w:t>
      </w:r>
    </w:p>
    <w:p w14:paraId="6D23C427" w14:textId="6465C881" w:rsidR="00232B26" w:rsidRPr="00232B26" w:rsidRDefault="00232B26" w:rsidP="00232B26">
      <w:pPr>
        <w:pStyle w:val="Body"/>
        <w:ind w:left="2251"/>
      </w:pPr>
      <w:r>
        <w:rPr>
          <w:noProof/>
        </w:rPr>
        <w:drawing>
          <wp:inline distT="0" distB="0" distL="0" distR="0" wp14:anchorId="2FC9E803" wp14:editId="1024A879">
            <wp:extent cx="4807585" cy="157447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290" cy="1581584"/>
                    </a:xfrm>
                    <a:prstGeom prst="rect">
                      <a:avLst/>
                    </a:prstGeom>
                  </pic:spPr>
                </pic:pic>
              </a:graphicData>
            </a:graphic>
          </wp:inline>
        </w:drawing>
      </w:r>
    </w:p>
    <w:p w14:paraId="29449121" w14:textId="56386F2F" w:rsidR="00232B26" w:rsidRPr="00232B26" w:rsidRDefault="00232B26" w:rsidP="00232B26">
      <w:pPr>
        <w:pStyle w:val="Body"/>
        <w:numPr>
          <w:ilvl w:val="0"/>
          <w:numId w:val="10"/>
        </w:numPr>
      </w:pPr>
      <w:r>
        <w:rPr>
          <w:lang w:val="en-AU"/>
        </w:rPr>
        <w:t>In the xml file, instead of using the name of the property for the injection, use</w:t>
      </w:r>
      <w:r w:rsidR="00F34082">
        <w:rPr>
          <w:lang w:val="en-AU"/>
        </w:rPr>
        <w:t xml:space="preserve"> index-based</w:t>
      </w:r>
      <w:r>
        <w:rPr>
          <w:lang w:val="en-AU"/>
        </w:rPr>
        <w:t xml:space="preserve"> “costructor-arg”:</w:t>
      </w:r>
    </w:p>
    <w:p w14:paraId="2AA3C9A0" w14:textId="67A53AC7" w:rsidR="00232B26" w:rsidRPr="005240B0" w:rsidRDefault="00232B26" w:rsidP="00232B26">
      <w:pPr>
        <w:pStyle w:val="Body"/>
        <w:ind w:left="2251"/>
      </w:pPr>
      <w:r>
        <w:rPr>
          <w:noProof/>
        </w:rPr>
        <w:lastRenderedPageBreak/>
        <w:drawing>
          <wp:inline distT="0" distB="0" distL="0" distR="0" wp14:anchorId="48CCC387" wp14:editId="65C442C7">
            <wp:extent cx="4617085" cy="92894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1929" cy="944000"/>
                    </a:xfrm>
                    <a:prstGeom prst="rect">
                      <a:avLst/>
                    </a:prstGeom>
                  </pic:spPr>
                </pic:pic>
              </a:graphicData>
            </a:graphic>
          </wp:inline>
        </w:drawing>
      </w:r>
    </w:p>
    <w:p w14:paraId="2670C7AE" w14:textId="524A408F" w:rsidR="001C4795" w:rsidRDefault="001C4795" w:rsidP="001C4795">
      <w:pPr>
        <w:pStyle w:val="Heading3"/>
      </w:pPr>
      <w:r>
        <w:t>Namespaces</w:t>
      </w:r>
    </w:p>
    <w:p w14:paraId="421A5F15" w14:textId="57E00EBA" w:rsidR="001C4795" w:rsidRDefault="001C4795" w:rsidP="001C4795">
      <w:pPr>
        <w:pStyle w:val="Body"/>
        <w:rPr>
          <w:lang w:val="en-AU"/>
        </w:rPr>
      </w:pPr>
      <w:r>
        <w:rPr>
          <w:lang w:val="en-AU"/>
        </w:rPr>
        <w:t>At the top of the configuration file, we can add all the namespaces we need:</w:t>
      </w:r>
    </w:p>
    <w:p w14:paraId="49A1C871" w14:textId="3C905243" w:rsidR="001C4795" w:rsidRPr="001C4795" w:rsidRDefault="001C4795" w:rsidP="001C4795">
      <w:pPr>
        <w:pStyle w:val="Body"/>
        <w:rPr>
          <w:lang w:val="en-AU"/>
        </w:rPr>
      </w:pPr>
      <w:r>
        <w:rPr>
          <w:noProof/>
        </w:rPr>
        <w:drawing>
          <wp:inline distT="0" distB="0" distL="0" distR="0" wp14:anchorId="07B0AABC" wp14:editId="23560417">
            <wp:extent cx="5093335" cy="868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3335" cy="868680"/>
                    </a:xfrm>
                    <a:prstGeom prst="rect">
                      <a:avLst/>
                    </a:prstGeom>
                  </pic:spPr>
                </pic:pic>
              </a:graphicData>
            </a:graphic>
          </wp:inline>
        </w:drawing>
      </w:r>
    </w:p>
    <w:p w14:paraId="6906A3E5" w14:textId="162E491C" w:rsidR="0024550F" w:rsidRPr="00DF283E" w:rsidRDefault="0024550F" w:rsidP="00235A5A">
      <w:pPr>
        <w:pStyle w:val="Body"/>
        <w:rPr>
          <w:lang w:val="en-AU"/>
        </w:rPr>
      </w:pPr>
      <w:r>
        <w:rPr>
          <w:lang w:val="en-AU"/>
        </w:rPr>
        <w:t>Spring support Namespaces to aid in configuration/validation</w:t>
      </w:r>
      <w:r w:rsidR="00235A5A">
        <w:rPr>
          <w:lang w:val="en-AU"/>
        </w:rPr>
        <w:t xml:space="preserve">, using the &lt;beans&gt; tag. </w:t>
      </w:r>
      <w:r>
        <w:rPr>
          <w:lang w:val="en-AU"/>
        </w:rPr>
        <w:t xml:space="preserve">Csi:schemaLocation – gives us the context-sensitive help in </w:t>
      </w:r>
      <w:r w:rsidR="00235A5A">
        <w:rPr>
          <w:lang w:val="en-AU"/>
        </w:rPr>
        <w:t>the configuration file.</w:t>
      </w:r>
    </w:p>
    <w:p w14:paraId="7B01878D" w14:textId="7F7A42A7" w:rsidR="00596C15" w:rsidRDefault="0007514A" w:rsidP="0007514A">
      <w:pPr>
        <w:pStyle w:val="Heading3"/>
      </w:pPr>
      <w:r>
        <w:rPr>
          <w:lang w:val="en-AU"/>
        </w:rPr>
        <w:t>Autowiring</w:t>
      </w:r>
    </w:p>
    <w:p w14:paraId="5889723C" w14:textId="77777777" w:rsidR="0007514A" w:rsidRDefault="0007514A" w:rsidP="0007514A">
      <w:pPr>
        <w:pStyle w:val="Body"/>
        <w:rPr>
          <w:lang w:val="en-AU"/>
        </w:rPr>
      </w:pPr>
      <w:r>
        <w:rPr>
          <w:lang w:val="en-AU"/>
        </w:rPr>
        <w:t>In order to autowire the application beans instead of wiring them through the xml file:</w:t>
      </w:r>
    </w:p>
    <w:p w14:paraId="64D584B9" w14:textId="20D9E832" w:rsidR="004B3830" w:rsidRPr="004B3830" w:rsidRDefault="004B3830" w:rsidP="0007514A">
      <w:pPr>
        <w:pStyle w:val="Body"/>
        <w:numPr>
          <w:ilvl w:val="0"/>
          <w:numId w:val="13"/>
        </w:numPr>
      </w:pPr>
      <w:r>
        <w:t>In your applicationContext.xml file, add support for component-scan and annotation:</w:t>
      </w:r>
    </w:p>
    <w:p w14:paraId="1BCF26F7" w14:textId="259F544C" w:rsidR="004B3830" w:rsidRDefault="004B3830" w:rsidP="004B3830">
      <w:pPr>
        <w:pStyle w:val="Body"/>
        <w:ind w:left="2251"/>
      </w:pPr>
      <w:r>
        <w:rPr>
          <w:noProof/>
        </w:rPr>
        <w:drawing>
          <wp:inline distT="0" distB="0" distL="0" distR="0" wp14:anchorId="6C71A067" wp14:editId="3D78D4D0">
            <wp:extent cx="4719429" cy="19335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797" cy="1936184"/>
                    </a:xfrm>
                    <a:prstGeom prst="rect">
                      <a:avLst/>
                    </a:prstGeom>
                  </pic:spPr>
                </pic:pic>
              </a:graphicData>
            </a:graphic>
          </wp:inline>
        </w:drawing>
      </w:r>
    </w:p>
    <w:p w14:paraId="28E1EBC3" w14:textId="31E9A4C3" w:rsidR="00F353C2" w:rsidRPr="000E3D67" w:rsidRDefault="0007514A" w:rsidP="0007514A">
      <w:pPr>
        <w:pStyle w:val="Body"/>
        <w:numPr>
          <w:ilvl w:val="0"/>
          <w:numId w:val="13"/>
        </w:numPr>
      </w:pPr>
      <w:r>
        <w:t>Use</w:t>
      </w:r>
      <w:r>
        <w:rPr>
          <w:lang w:val="en-AU"/>
        </w:rPr>
        <w:t xml:space="preserve"> the Stereotypes and Autowiring annotations in the following sections to create and autowire your beans.</w:t>
      </w:r>
    </w:p>
    <w:p w14:paraId="7BE3F1AA" w14:textId="471029C2" w:rsidR="00F04BA3" w:rsidRDefault="00F04BA3" w:rsidP="0007514A">
      <w:pPr>
        <w:pStyle w:val="Heading4"/>
      </w:pPr>
      <w:r>
        <w:t>Stereotype Annotations</w:t>
      </w:r>
    </w:p>
    <w:p w14:paraId="521ED882" w14:textId="0DC064AD" w:rsidR="00F04BA3" w:rsidRDefault="00F04BA3" w:rsidP="0007514A">
      <w:pPr>
        <w:pStyle w:val="Heading5"/>
        <w:ind w:left="1418"/>
        <w:rPr>
          <w:lang w:val="en-AU"/>
        </w:rPr>
      </w:pPr>
      <w:r>
        <w:rPr>
          <w:lang w:val="en-AU"/>
        </w:rPr>
        <w:t>@Component, @Service, @Repository</w:t>
      </w:r>
    </w:p>
    <w:p w14:paraId="28E2ECD5" w14:textId="3BA7F676" w:rsidR="00F04BA3" w:rsidRDefault="00F04BA3" w:rsidP="00F04BA3">
      <w:pPr>
        <w:pStyle w:val="Body"/>
        <w:rPr>
          <w:lang w:val="en-AU"/>
        </w:rPr>
      </w:pPr>
      <w:r>
        <w:rPr>
          <w:lang w:val="en-AU"/>
        </w:rPr>
        <w:t>These are all the same (just different names for readability)</w:t>
      </w:r>
    </w:p>
    <w:p w14:paraId="35A6F279" w14:textId="2958CF89" w:rsidR="00F04BA3" w:rsidRDefault="00F04BA3" w:rsidP="00F04BA3">
      <w:pPr>
        <w:pStyle w:val="Body"/>
        <w:rPr>
          <w:lang w:val="en-AU"/>
        </w:rPr>
      </w:pPr>
      <w:r>
        <w:rPr>
          <w:lang w:val="en-AU"/>
        </w:rPr>
        <w:t>@Component – any POJO (that we want it to be a Bean)</w:t>
      </w:r>
    </w:p>
    <w:p w14:paraId="48FF9D45" w14:textId="2919129D" w:rsidR="00F04BA3" w:rsidRDefault="00F04BA3" w:rsidP="00F04BA3">
      <w:pPr>
        <w:pStyle w:val="Body"/>
        <w:rPr>
          <w:lang w:val="en-AU"/>
        </w:rPr>
      </w:pPr>
      <w:r>
        <w:rPr>
          <w:lang w:val="en-AU"/>
        </w:rPr>
        <w:t>@Service – business logic layer</w:t>
      </w:r>
    </w:p>
    <w:p w14:paraId="41EBD119" w14:textId="4F1E8878" w:rsidR="00F04BA3" w:rsidRDefault="00F04BA3" w:rsidP="00F04BA3">
      <w:pPr>
        <w:pStyle w:val="Body"/>
        <w:rPr>
          <w:lang w:val="en-AU"/>
        </w:rPr>
      </w:pPr>
      <w:r>
        <w:rPr>
          <w:lang w:val="en-AU"/>
        </w:rPr>
        <w:t>@Repository – data layer (connected to the DB)</w:t>
      </w:r>
    </w:p>
    <w:p w14:paraId="61664B4B" w14:textId="6F02A4CA" w:rsidR="00F04BA3" w:rsidRDefault="00F04BA3" w:rsidP="00F04BA3">
      <w:pPr>
        <w:pStyle w:val="Body"/>
        <w:rPr>
          <w:lang w:val="en-AU"/>
        </w:rPr>
      </w:pPr>
      <w:r>
        <w:rPr>
          <w:lang w:val="en-AU"/>
        </w:rPr>
        <w:t>For example:</w:t>
      </w:r>
    </w:p>
    <w:p w14:paraId="5378DE61" w14:textId="48085AAF" w:rsidR="00F04BA3" w:rsidRDefault="00F04BA3" w:rsidP="00F04BA3">
      <w:pPr>
        <w:pStyle w:val="Code"/>
        <w:ind w:left="2160"/>
      </w:pPr>
      <w:r>
        <w:lastRenderedPageBreak/>
        <w:t>@Service(“myServiceBeanName”)</w:t>
      </w:r>
    </w:p>
    <w:p w14:paraId="038BC7BD" w14:textId="6B1231DE" w:rsidR="00F04BA3" w:rsidRPr="00F04BA3" w:rsidRDefault="00F04BA3" w:rsidP="00F04BA3">
      <w:pPr>
        <w:pStyle w:val="Code"/>
        <w:ind w:left="2160"/>
      </w:pPr>
      <w:r>
        <w:t>public class….</w:t>
      </w:r>
    </w:p>
    <w:p w14:paraId="0AAD591D" w14:textId="02290CFD" w:rsidR="00AC72AC" w:rsidRDefault="00AC72AC" w:rsidP="0007514A">
      <w:pPr>
        <w:pStyle w:val="Heading4"/>
      </w:pPr>
      <w:r>
        <w:t>Autowire</w:t>
      </w:r>
    </w:p>
    <w:p w14:paraId="436BC284" w14:textId="33B4D58E" w:rsidR="00A1488E" w:rsidRDefault="000A61A8" w:rsidP="000A61A8">
      <w:pPr>
        <w:pStyle w:val="Body"/>
        <w:rPr>
          <w:lang w:val="en-AU"/>
        </w:rPr>
      </w:pPr>
      <w:r>
        <w:t xml:space="preserve">Autowiring feature of spring framework enables you to inject the object dependency implicitly. It internally uses setter or constructor </w:t>
      </w:r>
      <w:r w:rsidR="00A1488E">
        <w:rPr>
          <w:lang w:val="en-AU"/>
        </w:rPr>
        <w:t xml:space="preserve">. </w:t>
      </w:r>
    </w:p>
    <w:p w14:paraId="410890B7" w14:textId="2667F298" w:rsidR="000A61A8" w:rsidRDefault="00A1488E" w:rsidP="000A61A8">
      <w:pPr>
        <w:pStyle w:val="Body"/>
        <w:rPr>
          <w:szCs w:val="24"/>
          <w:lang w:val="en-AU"/>
        </w:rPr>
      </w:pPr>
      <w:r>
        <w:rPr>
          <w:lang w:val="en-AU"/>
        </w:rPr>
        <w:t>A</w:t>
      </w:r>
      <w:r>
        <w:t xml:space="preserve">utowiring can be used on </w:t>
      </w:r>
      <w:r w:rsidRPr="00A1488E">
        <w:rPr>
          <w:color w:val="0000CC"/>
        </w:rPr>
        <w:t>properties</w:t>
      </w:r>
      <w:r>
        <w:t xml:space="preserve">, </w:t>
      </w:r>
      <w:r w:rsidRPr="00A1488E">
        <w:rPr>
          <w:color w:val="0000CC"/>
        </w:rPr>
        <w:t>setters</w:t>
      </w:r>
      <w:r>
        <w:t xml:space="preserve">, and </w:t>
      </w:r>
      <w:r w:rsidRPr="00A1488E">
        <w:rPr>
          <w:color w:val="0000CC"/>
        </w:rPr>
        <w:t>constructors</w:t>
      </w:r>
      <w:r w:rsidR="000A61A8">
        <w:t>.</w:t>
      </w:r>
    </w:p>
    <w:p w14:paraId="00A4A6BC" w14:textId="77777777" w:rsidR="000A61A8" w:rsidRDefault="000A61A8" w:rsidP="000A61A8">
      <w:pPr>
        <w:pStyle w:val="Body"/>
      </w:pPr>
      <w:r>
        <w:t>Autowiring can't be used to inject primitive and string values. It works with reference only.</w:t>
      </w:r>
    </w:p>
    <w:p w14:paraId="5FB7B31D" w14:textId="01FE0240" w:rsidR="00AC72AC" w:rsidRDefault="00AC72AC" w:rsidP="00AC72AC">
      <w:pPr>
        <w:pStyle w:val="Body"/>
        <w:rPr>
          <w:lang w:val="en-AU"/>
        </w:rPr>
      </w:pPr>
      <w:r>
        <w:rPr>
          <w:lang w:val="en-AU"/>
        </w:rPr>
        <w:t>Spring can automatically autowire beans together so we won’t have to manually wire them up (using XML or Java configuration). There are four kinds of auto wiring:</w:t>
      </w:r>
    </w:p>
    <w:p w14:paraId="3FA3055D" w14:textId="4E0E300C" w:rsidR="000A61A8" w:rsidRDefault="000A61A8" w:rsidP="004F561A">
      <w:pPr>
        <w:pStyle w:val="Body"/>
        <w:numPr>
          <w:ilvl w:val="0"/>
          <w:numId w:val="9"/>
        </w:numPr>
        <w:rPr>
          <w:lang w:val="en-AU"/>
        </w:rPr>
      </w:pPr>
      <w:r w:rsidRPr="000A61A8">
        <w:rPr>
          <w:lang w:val="en-AU"/>
        </w:rPr>
        <w:t>No - It is the default autowiring mode. It means no autowiring by</w:t>
      </w:r>
      <w:r w:rsidR="00F34082">
        <w:rPr>
          <w:lang w:val="en-AU"/>
        </w:rPr>
        <w:t xml:space="preserve"> </w:t>
      </w:r>
      <w:r w:rsidRPr="000A61A8">
        <w:rPr>
          <w:lang w:val="en-AU"/>
        </w:rPr>
        <w:t>default.</w:t>
      </w:r>
    </w:p>
    <w:p w14:paraId="14AF1DEF" w14:textId="45FD6AA4" w:rsidR="000A61A8" w:rsidRDefault="000A61A8" w:rsidP="004F561A">
      <w:pPr>
        <w:pStyle w:val="Body"/>
        <w:numPr>
          <w:ilvl w:val="0"/>
          <w:numId w:val="9"/>
        </w:numPr>
        <w:rPr>
          <w:lang w:val="en-AU"/>
        </w:rPr>
      </w:pPr>
      <w:r w:rsidRPr="000A61A8">
        <w:rPr>
          <w:lang w:val="en-AU"/>
        </w:rPr>
        <w:t xml:space="preserve">byName - The byName mode injects the object dependency according to name of the bean. In such case, </w:t>
      </w:r>
      <w:r w:rsidR="005C7F54">
        <w:rPr>
          <w:lang w:val="en-AU"/>
        </w:rPr>
        <w:t xml:space="preserve">the setter’s name have to be set{PropName} </w:t>
      </w:r>
      <w:r w:rsidRPr="000A61A8">
        <w:rPr>
          <w:lang w:val="en-AU"/>
        </w:rPr>
        <w:t xml:space="preserve">and </w:t>
      </w:r>
      <w:r w:rsidR="005C7F54">
        <w:rPr>
          <w:lang w:val="en-AU"/>
        </w:rPr>
        <w:t xml:space="preserve">the </w:t>
      </w:r>
      <w:r w:rsidRPr="000A61A8">
        <w:rPr>
          <w:lang w:val="en-AU"/>
        </w:rPr>
        <w:t xml:space="preserve">bean name must be </w:t>
      </w:r>
      <w:r w:rsidR="005C7F54">
        <w:rPr>
          <w:lang w:val="en-AU"/>
        </w:rPr>
        <w:t>{propName}</w:t>
      </w:r>
      <w:r w:rsidRPr="000A61A8">
        <w:rPr>
          <w:lang w:val="en-AU"/>
        </w:rPr>
        <w:t>. It internally calls setter method.</w:t>
      </w:r>
    </w:p>
    <w:p w14:paraId="25F0E827" w14:textId="6B2EEA32" w:rsidR="005C7F54" w:rsidRDefault="005C7F54" w:rsidP="005C7F54">
      <w:pPr>
        <w:pStyle w:val="Body"/>
        <w:ind w:left="2251"/>
        <w:rPr>
          <w:lang w:val="en-AU"/>
        </w:rPr>
      </w:pPr>
      <w:r>
        <w:rPr>
          <w:lang w:val="en-AU"/>
        </w:rPr>
        <w:t>For example, for a bean name “customerRepository”, the setter should be named “setCustomerRepository”</w:t>
      </w:r>
    </w:p>
    <w:p w14:paraId="672F6E9C" w14:textId="315A9917" w:rsidR="000A61A8" w:rsidRDefault="000A61A8" w:rsidP="004F561A">
      <w:pPr>
        <w:pStyle w:val="Body"/>
        <w:numPr>
          <w:ilvl w:val="0"/>
          <w:numId w:val="9"/>
        </w:numPr>
        <w:rPr>
          <w:lang w:val="en-AU"/>
        </w:rPr>
      </w:pPr>
      <w:r w:rsidRPr="000A61A8">
        <w:rPr>
          <w:lang w:val="en-AU"/>
        </w:rPr>
        <w:t>byType - The byType mode injects the object dependency according to type. So property name and bean name can be different. It internally calls setter method.</w:t>
      </w:r>
      <w:r w:rsidR="00F34082">
        <w:rPr>
          <w:lang w:val="en-AU"/>
        </w:rPr>
        <w:t xml:space="preserve"> However, it requires that there will be exactly one bean of this type!</w:t>
      </w:r>
    </w:p>
    <w:p w14:paraId="7C608DCD" w14:textId="46AF17A1" w:rsidR="001777B3" w:rsidRPr="001777B3" w:rsidRDefault="00A807B2" w:rsidP="004F561A">
      <w:pPr>
        <w:pStyle w:val="Body"/>
        <w:numPr>
          <w:ilvl w:val="0"/>
          <w:numId w:val="9"/>
        </w:numPr>
        <w:rPr>
          <w:lang w:val="en-AU"/>
        </w:rPr>
      </w:pPr>
      <w:r>
        <w:rPr>
          <w:lang w:val="en-AU"/>
        </w:rPr>
        <w:t>c</w:t>
      </w:r>
      <w:r w:rsidR="000A61A8" w:rsidRPr="001777B3">
        <w:rPr>
          <w:lang w:val="en-AU"/>
        </w:rPr>
        <w:t xml:space="preserve">onstructor - </w:t>
      </w:r>
      <w:r w:rsidR="000A61A8" w:rsidRPr="001777B3">
        <w:rPr>
          <w:lang w:val="en-AU"/>
        </w:rPr>
        <w:tab/>
        <w:t>The constructor mode injects the dependency by calling the constructor of the class. It calls the constructor having large number of parameters.</w:t>
      </w:r>
      <w:r w:rsidR="008441FF" w:rsidRPr="001777B3">
        <w:rPr>
          <w:lang w:val="en-AU"/>
        </w:rPr>
        <w:t xml:space="preserve"> This uses autowiring by type for each parameter in the constructor.</w:t>
      </w:r>
    </w:p>
    <w:p w14:paraId="220C2AA6" w14:textId="52A49945" w:rsidR="00267CCF" w:rsidRPr="0007514A" w:rsidRDefault="00267CCF" w:rsidP="0007514A">
      <w:pPr>
        <w:pStyle w:val="Heading5"/>
        <w:ind w:left="1418"/>
        <w:rPr>
          <w:sz w:val="27"/>
          <w:szCs w:val="27"/>
          <w:u w:val="single"/>
          <w:lang w:val="en-AU"/>
        </w:rPr>
      </w:pPr>
      <w:r w:rsidRPr="0007514A">
        <w:rPr>
          <w:rStyle w:val="Emphasis"/>
          <w:u w:val="single"/>
        </w:rPr>
        <w:t>@</w:t>
      </w:r>
      <w:r w:rsidRPr="0007514A">
        <w:rPr>
          <w:rStyle w:val="Emphasis"/>
          <w:b/>
          <w:bCs/>
          <w:u w:val="single"/>
        </w:rPr>
        <w:t>Autowired</w:t>
      </w:r>
      <w:r w:rsidRPr="0007514A">
        <w:rPr>
          <w:rStyle w:val="Strong"/>
          <w:bCs w:val="0"/>
          <w:u w:val="single"/>
        </w:rPr>
        <w:t xml:space="preserve"> on Properties</w:t>
      </w:r>
      <w:r w:rsidR="009114A5" w:rsidRPr="0007514A">
        <w:rPr>
          <w:rStyle w:val="Strong"/>
          <w:bCs w:val="0"/>
          <w:u w:val="single"/>
          <w:lang w:val="en-AU"/>
        </w:rPr>
        <w:t xml:space="preserve"> -</w:t>
      </w:r>
      <w:r w:rsidR="003C08C8" w:rsidRPr="0007514A">
        <w:rPr>
          <w:rStyle w:val="Strong"/>
          <w:bCs w:val="0"/>
          <w:u w:val="single"/>
          <w:lang w:val="en-AU"/>
        </w:rPr>
        <w:t xml:space="preserve"> by</w:t>
      </w:r>
      <w:r w:rsidR="00DF00BE" w:rsidRPr="0007514A">
        <w:rPr>
          <w:rStyle w:val="Strong"/>
          <w:b w:val="0"/>
          <w:bCs w:val="0"/>
          <w:u w:val="single"/>
          <w:lang w:val="en-AU"/>
        </w:rPr>
        <w:t>Name</w:t>
      </w:r>
    </w:p>
    <w:p w14:paraId="47CCDE2C" w14:textId="77777777" w:rsidR="00267CCF" w:rsidRDefault="00267CCF" w:rsidP="00267CCF">
      <w:pPr>
        <w:pStyle w:val="NormalWeb"/>
        <w:ind w:left="1418"/>
      </w:pPr>
      <w:r w:rsidRPr="00267CCF">
        <w:rPr>
          <w:rStyle w:val="BodyChar"/>
        </w:rPr>
        <w:t>The annotation can be used directly on properties, therefore eliminating the need for getters and setters</w:t>
      </w:r>
      <w:r>
        <w:t>:</w:t>
      </w:r>
    </w:p>
    <w:tbl>
      <w:tblPr>
        <w:tblW w:w="0" w:type="auto"/>
        <w:tblCellSpacing w:w="0" w:type="dxa"/>
        <w:tblInd w:w="1440" w:type="dxa"/>
        <w:tblCellMar>
          <w:left w:w="0" w:type="dxa"/>
          <w:right w:w="0" w:type="dxa"/>
        </w:tblCellMar>
        <w:tblLook w:val="04A0" w:firstRow="1" w:lastRow="0" w:firstColumn="1" w:lastColumn="0" w:noHBand="0" w:noVBand="1"/>
      </w:tblPr>
      <w:tblGrid>
        <w:gridCol w:w="7586"/>
      </w:tblGrid>
      <w:tr w:rsidR="009114A5" w14:paraId="1032CFC4" w14:textId="77777777" w:rsidTr="00267CCF">
        <w:trPr>
          <w:tblCellSpacing w:w="0" w:type="dxa"/>
        </w:trPr>
        <w:tc>
          <w:tcPr>
            <w:tcW w:w="0" w:type="auto"/>
            <w:vAlign w:val="center"/>
            <w:hideMark/>
          </w:tcPr>
          <w:p w14:paraId="4B690864" w14:textId="372C549D" w:rsidR="0043102C" w:rsidRDefault="0043102C" w:rsidP="00267CCF">
            <w:pPr>
              <w:pStyle w:val="Code"/>
              <w:rPr>
                <w:rStyle w:val="HTMLCode"/>
                <w:rFonts w:eastAsiaTheme="minorHAnsi"/>
              </w:rPr>
            </w:pPr>
            <w:r w:rsidRPr="0043102C">
              <w:rPr>
                <w:rStyle w:val="HTMLCode"/>
                <w:rFonts w:eastAsiaTheme="minorHAnsi"/>
                <w:color w:val="538135" w:themeColor="accent6" w:themeShade="BF"/>
              </w:rPr>
              <w:t>// The @Component defines a Bean with the name fooFormatter:</w:t>
            </w:r>
          </w:p>
          <w:p w14:paraId="79F75457" w14:textId="28FEA0BC" w:rsidR="009114A5" w:rsidRDefault="009114A5" w:rsidP="00267CCF">
            <w:pPr>
              <w:pStyle w:val="Code"/>
            </w:pPr>
            <w:r>
              <w:rPr>
                <w:rStyle w:val="HTMLCode"/>
                <w:rFonts w:eastAsiaTheme="minorHAnsi"/>
              </w:rPr>
              <w:t>@Component("fooFormatter")</w:t>
            </w:r>
          </w:p>
          <w:p w14:paraId="206B8CFC" w14:textId="77777777" w:rsidR="009114A5" w:rsidRDefault="009114A5" w:rsidP="00267CCF">
            <w:pPr>
              <w:pStyle w:val="Code"/>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FooFormatter {</w:t>
            </w:r>
          </w:p>
          <w:p w14:paraId="590C714B" w14:textId="77777777" w:rsidR="009114A5" w:rsidRDefault="009114A5" w:rsidP="00267CCF">
            <w:pPr>
              <w:pStyle w:val="Code"/>
            </w:pPr>
            <w:r>
              <w:t> </w:t>
            </w:r>
          </w:p>
          <w:p w14:paraId="4D632A9A" w14:textId="77777777" w:rsidR="009114A5" w:rsidRDefault="009114A5" w:rsidP="00267CCF">
            <w:pPr>
              <w:pStyle w:val="Code"/>
            </w:pPr>
            <w:r>
              <w:rPr>
                <w:rStyle w:val="HTMLCode"/>
                <w:rFonts w:eastAsiaTheme="minorHAnsi"/>
              </w:rPr>
              <w:t>    public</w:t>
            </w:r>
            <w:r>
              <w:t xml:space="preserve"> </w:t>
            </w:r>
            <w:r>
              <w:rPr>
                <w:rStyle w:val="HTMLCode"/>
                <w:rFonts w:eastAsiaTheme="minorHAnsi"/>
              </w:rPr>
              <w:t>String format() {</w:t>
            </w:r>
          </w:p>
          <w:p w14:paraId="70664669" w14:textId="77777777" w:rsidR="009114A5" w:rsidRDefault="009114A5" w:rsidP="00267CCF">
            <w:pPr>
              <w:pStyle w:val="Code"/>
            </w:pPr>
            <w:r>
              <w:rPr>
                <w:rStyle w:val="HTMLCode"/>
                <w:rFonts w:eastAsiaTheme="minorHAnsi"/>
              </w:rPr>
              <w:t>        return</w:t>
            </w:r>
            <w:r>
              <w:t xml:space="preserve"> </w:t>
            </w:r>
            <w:r>
              <w:rPr>
                <w:rStyle w:val="HTMLCode"/>
                <w:rFonts w:eastAsiaTheme="minorHAnsi"/>
              </w:rPr>
              <w:t>"foo";</w:t>
            </w:r>
          </w:p>
          <w:p w14:paraId="1EA81CA3" w14:textId="77777777" w:rsidR="009114A5" w:rsidRDefault="009114A5" w:rsidP="00267CCF">
            <w:pPr>
              <w:pStyle w:val="Code"/>
            </w:pPr>
            <w:r>
              <w:rPr>
                <w:rStyle w:val="HTMLCode"/>
                <w:rFonts w:eastAsiaTheme="minorHAnsi"/>
              </w:rPr>
              <w:t>    }</w:t>
            </w:r>
          </w:p>
          <w:p w14:paraId="325F61AC" w14:textId="77777777" w:rsidR="009114A5" w:rsidRDefault="009114A5" w:rsidP="00267CCF">
            <w:pPr>
              <w:pStyle w:val="Code"/>
            </w:pPr>
            <w:r>
              <w:rPr>
                <w:rStyle w:val="HTMLCode"/>
                <w:rFonts w:eastAsiaTheme="minorHAnsi"/>
              </w:rPr>
              <w:t>}</w:t>
            </w:r>
          </w:p>
        </w:tc>
      </w:tr>
      <w:tr w:rsidR="009114A5" w14:paraId="37A3716D" w14:textId="77777777" w:rsidTr="00267CCF">
        <w:trPr>
          <w:tblCellSpacing w:w="0" w:type="dxa"/>
        </w:trPr>
        <w:tc>
          <w:tcPr>
            <w:tcW w:w="0" w:type="auto"/>
            <w:vAlign w:val="center"/>
            <w:hideMark/>
          </w:tcPr>
          <w:p w14:paraId="4DF28437" w14:textId="77777777" w:rsidR="009114A5" w:rsidRDefault="009114A5" w:rsidP="00267CCF">
            <w:pPr>
              <w:pStyle w:val="Code"/>
            </w:pPr>
            <w:r>
              <w:rPr>
                <w:rStyle w:val="HTMLCode"/>
                <w:rFonts w:eastAsiaTheme="minorHAnsi"/>
              </w:rPr>
              <w:t>@Component</w:t>
            </w:r>
          </w:p>
          <w:p w14:paraId="6BC71C27" w14:textId="77777777" w:rsidR="009114A5" w:rsidRDefault="009114A5" w:rsidP="00267CCF">
            <w:pPr>
              <w:pStyle w:val="Code"/>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FooService {</w:t>
            </w:r>
          </w:p>
          <w:p w14:paraId="508FECC4" w14:textId="77777777" w:rsidR="009114A5" w:rsidRDefault="009114A5" w:rsidP="00267CCF">
            <w:pPr>
              <w:pStyle w:val="Code"/>
            </w:pPr>
            <w:r>
              <w:rPr>
                <w:rStyle w:val="HTMLCode"/>
                <w:rFonts w:eastAsiaTheme="minorHAnsi"/>
              </w:rPr>
              <w:t>    </w:t>
            </w:r>
            <w:r>
              <w:t> </w:t>
            </w:r>
          </w:p>
          <w:p w14:paraId="3C7B0AEC" w14:textId="77777777" w:rsidR="009114A5" w:rsidRDefault="009114A5" w:rsidP="00267CCF">
            <w:pPr>
              <w:pStyle w:val="Code"/>
            </w:pPr>
            <w:r>
              <w:rPr>
                <w:rStyle w:val="HTMLCode"/>
                <w:rFonts w:eastAsiaTheme="minorHAnsi"/>
              </w:rPr>
              <w:lastRenderedPageBreak/>
              <w:t>    </w:t>
            </w:r>
            <w:r w:rsidRPr="006B4C1A">
              <w:rPr>
                <w:rStyle w:val="HTMLCode"/>
                <w:rFonts w:eastAsiaTheme="minorHAnsi"/>
                <w:color w:val="0000CC"/>
              </w:rPr>
              <w:t>@Autowired</w:t>
            </w:r>
          </w:p>
          <w:p w14:paraId="575ED2E7" w14:textId="6B7255A5" w:rsidR="009114A5" w:rsidRPr="0043102C" w:rsidRDefault="009114A5" w:rsidP="00267CCF">
            <w:pPr>
              <w:pStyle w:val="Code"/>
              <w:rPr>
                <w:rStyle w:val="HTMLCode"/>
                <w:rFonts w:eastAsiaTheme="minorHAnsi"/>
                <w:color w:val="538135" w:themeColor="accent6" w:themeShade="BF"/>
              </w:rPr>
            </w:pPr>
            <w:r>
              <w:rPr>
                <w:rStyle w:val="HTMLCode"/>
                <w:rFonts w:eastAsiaTheme="minorHAnsi"/>
              </w:rPr>
              <w:t>    private</w:t>
            </w:r>
            <w:r>
              <w:t xml:space="preserve"> </w:t>
            </w:r>
            <w:r>
              <w:rPr>
                <w:rStyle w:val="HTMLCode"/>
                <w:rFonts w:eastAsiaTheme="minorHAnsi"/>
              </w:rPr>
              <w:t>FooFormatter fooFormatter;</w:t>
            </w:r>
            <w:r w:rsidR="0043102C">
              <w:rPr>
                <w:rStyle w:val="HTMLCode"/>
                <w:rFonts w:eastAsiaTheme="minorHAnsi"/>
              </w:rPr>
              <w:br/>
              <w:t xml:space="preserve">    </w:t>
            </w:r>
            <w:r w:rsidR="0043102C" w:rsidRPr="0043102C">
              <w:rPr>
                <w:rStyle w:val="HTMLCode"/>
                <w:rFonts w:eastAsiaTheme="minorHAnsi"/>
                <w:color w:val="538135" w:themeColor="accent6" w:themeShade="BF"/>
              </w:rPr>
              <w:t>// Spring will automatically initialize fooFormatter to the previously defined “fooFormatter” Bean.</w:t>
            </w:r>
          </w:p>
          <w:p w14:paraId="53211806" w14:textId="77777777" w:rsidR="009114A5" w:rsidRDefault="009114A5" w:rsidP="00267CCF">
            <w:pPr>
              <w:pStyle w:val="Code"/>
            </w:pPr>
            <w:r>
              <w:rPr>
                <w:rStyle w:val="HTMLCode"/>
                <w:rFonts w:eastAsiaTheme="minorHAnsi"/>
              </w:rPr>
              <w:t>}</w:t>
            </w:r>
          </w:p>
        </w:tc>
      </w:tr>
    </w:tbl>
    <w:p w14:paraId="144334DF" w14:textId="77777777" w:rsidR="00267CCF" w:rsidRDefault="00267CCF" w:rsidP="00267CCF">
      <w:pPr>
        <w:pStyle w:val="Body"/>
      </w:pPr>
      <w:r>
        <w:lastRenderedPageBreak/>
        <w:t xml:space="preserve">In the above example, </w:t>
      </w:r>
      <w:r w:rsidRPr="00267CCF">
        <w:rPr>
          <w:b/>
          <w:bCs/>
        </w:rPr>
        <w:t xml:space="preserve">Spring looks for and injects </w:t>
      </w:r>
      <w:r w:rsidRPr="00267CCF">
        <w:rPr>
          <w:rStyle w:val="Emphasis"/>
          <w:b/>
          <w:bCs/>
        </w:rPr>
        <w:t>fooFormatter</w:t>
      </w:r>
      <w:r w:rsidRPr="00267CCF">
        <w:rPr>
          <w:b/>
          <w:bCs/>
        </w:rPr>
        <w:t xml:space="preserve"> when </w:t>
      </w:r>
      <w:r w:rsidRPr="00267CCF">
        <w:rPr>
          <w:rStyle w:val="Emphasis"/>
          <w:b/>
          <w:bCs/>
        </w:rPr>
        <w:t>FooService</w:t>
      </w:r>
      <w:r w:rsidRPr="00267CCF">
        <w:rPr>
          <w:b/>
          <w:bCs/>
        </w:rPr>
        <w:t xml:space="preserve"> is created</w:t>
      </w:r>
      <w:r>
        <w:t>.</w:t>
      </w:r>
    </w:p>
    <w:p w14:paraId="7150136B" w14:textId="4292297F" w:rsidR="00267CCF" w:rsidRPr="0007514A" w:rsidRDefault="00267CCF" w:rsidP="0007514A">
      <w:pPr>
        <w:pStyle w:val="Heading5"/>
        <w:ind w:left="1440"/>
        <w:rPr>
          <w:u w:val="single"/>
        </w:rPr>
      </w:pPr>
      <w:r w:rsidRPr="0007514A">
        <w:rPr>
          <w:rStyle w:val="Emphasis"/>
          <w:u w:val="single"/>
        </w:rPr>
        <w:t>@</w:t>
      </w:r>
      <w:r w:rsidRPr="0007514A">
        <w:rPr>
          <w:rStyle w:val="Emphasis"/>
          <w:b/>
          <w:bCs/>
          <w:u w:val="single"/>
        </w:rPr>
        <w:t>Autowired</w:t>
      </w:r>
      <w:r w:rsidRPr="0007514A">
        <w:rPr>
          <w:rStyle w:val="Strong"/>
          <w:bCs w:val="0"/>
          <w:u w:val="single"/>
        </w:rPr>
        <w:t xml:space="preserve"> on Setters</w:t>
      </w:r>
      <w:r w:rsidR="009114A5" w:rsidRPr="0007514A">
        <w:rPr>
          <w:rStyle w:val="Strong"/>
          <w:bCs w:val="0"/>
          <w:u w:val="single"/>
          <w:lang w:val="en-AU"/>
        </w:rPr>
        <w:t xml:space="preserve"> - byType</w:t>
      </w:r>
    </w:p>
    <w:p w14:paraId="2805E9DB" w14:textId="77777777" w:rsidR="00267CCF" w:rsidRDefault="00267CCF" w:rsidP="00267CCF">
      <w:pPr>
        <w:pStyle w:val="Body"/>
      </w:pPr>
      <w:r>
        <w:t>The</w:t>
      </w:r>
      <w:r>
        <w:rPr>
          <w:rStyle w:val="Emphasis"/>
        </w:rPr>
        <w:t xml:space="preserve"> @Autowired</w:t>
      </w:r>
      <w:r>
        <w:t xml:space="preserve"> annotation can be used on setter methods. In the below example, when the annotation is used on the setter method, </w:t>
      </w:r>
      <w:r w:rsidRPr="00267CCF">
        <w:rPr>
          <w:b/>
          <w:bCs/>
        </w:rPr>
        <w:t xml:space="preserve">the setter method is called with the instance of </w:t>
      </w:r>
      <w:r w:rsidRPr="00267CCF">
        <w:rPr>
          <w:rStyle w:val="Emphasis"/>
          <w:b/>
          <w:bCs/>
        </w:rPr>
        <w:t xml:space="preserve">FooFormatter </w:t>
      </w:r>
      <w:r w:rsidRPr="00267CCF">
        <w:rPr>
          <w:b/>
          <w:bCs/>
        </w:rPr>
        <w:t xml:space="preserve">when </w:t>
      </w:r>
      <w:r w:rsidRPr="00267CCF">
        <w:rPr>
          <w:rStyle w:val="Emphasis"/>
          <w:b/>
          <w:bCs/>
        </w:rPr>
        <w:t>FooService</w:t>
      </w:r>
      <w:r w:rsidRPr="00267CCF">
        <w:rPr>
          <w:b/>
          <w:bCs/>
        </w:rPr>
        <w:t xml:space="preserve"> is created</w:t>
      </w:r>
      <w:r>
        <w:t>:</w:t>
      </w:r>
    </w:p>
    <w:tbl>
      <w:tblPr>
        <w:tblW w:w="0" w:type="auto"/>
        <w:tblCellSpacing w:w="0" w:type="dxa"/>
        <w:tblCellMar>
          <w:left w:w="0" w:type="dxa"/>
          <w:right w:w="0" w:type="dxa"/>
        </w:tblCellMar>
        <w:tblLook w:val="04A0" w:firstRow="1" w:lastRow="0" w:firstColumn="1" w:lastColumn="0" w:noHBand="0" w:noVBand="1"/>
      </w:tblPr>
      <w:tblGrid>
        <w:gridCol w:w="8642"/>
      </w:tblGrid>
      <w:tr w:rsidR="00267CCF" w14:paraId="7CCAD83C" w14:textId="77777777" w:rsidTr="00267CCF">
        <w:trPr>
          <w:tblCellSpacing w:w="0" w:type="dxa"/>
        </w:trPr>
        <w:tc>
          <w:tcPr>
            <w:tcW w:w="0" w:type="auto"/>
            <w:vAlign w:val="center"/>
            <w:hideMark/>
          </w:tcPr>
          <w:p w14:paraId="5496F032" w14:textId="77777777" w:rsidR="00267CCF" w:rsidRDefault="00267CCF" w:rsidP="00267CCF">
            <w:pPr>
              <w:pStyle w:val="Code"/>
              <w:ind w:left="144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FooService {</w:t>
            </w:r>
          </w:p>
          <w:p w14:paraId="3D8981A2" w14:textId="77777777" w:rsidR="00267CCF" w:rsidRDefault="00267CCF" w:rsidP="00267CCF">
            <w:pPr>
              <w:pStyle w:val="Code"/>
              <w:ind w:left="1440"/>
            </w:pPr>
            <w:r>
              <w:t> </w:t>
            </w:r>
          </w:p>
          <w:p w14:paraId="5F3F0B07" w14:textId="77777777" w:rsidR="00267CCF" w:rsidRDefault="00267CCF" w:rsidP="00267CCF">
            <w:pPr>
              <w:pStyle w:val="Code"/>
              <w:ind w:left="1440"/>
            </w:pPr>
            <w:r>
              <w:rPr>
                <w:rStyle w:val="HTMLCode"/>
                <w:rFonts w:eastAsiaTheme="minorHAnsi"/>
              </w:rPr>
              <w:t>    private</w:t>
            </w:r>
            <w:r>
              <w:t xml:space="preserve"> </w:t>
            </w:r>
            <w:r>
              <w:rPr>
                <w:rStyle w:val="HTMLCode"/>
                <w:rFonts w:eastAsiaTheme="minorHAnsi"/>
              </w:rPr>
              <w:t>FooFormatter fooFormatter;</w:t>
            </w:r>
          </w:p>
          <w:p w14:paraId="1096E9F5" w14:textId="77777777" w:rsidR="00267CCF" w:rsidRDefault="00267CCF" w:rsidP="00267CCF">
            <w:pPr>
              <w:pStyle w:val="Code"/>
              <w:ind w:left="1440"/>
            </w:pPr>
            <w:r>
              <w:t> </w:t>
            </w:r>
          </w:p>
          <w:p w14:paraId="089A0A63" w14:textId="77777777" w:rsidR="00267CCF" w:rsidRDefault="00267CCF" w:rsidP="00267CCF">
            <w:pPr>
              <w:pStyle w:val="Code"/>
              <w:ind w:left="1440"/>
            </w:pPr>
            <w:r>
              <w:rPr>
                <w:rStyle w:val="HTMLCode"/>
                <w:rFonts w:eastAsiaTheme="minorHAnsi"/>
              </w:rPr>
              <w:t>    @Autowired</w:t>
            </w:r>
          </w:p>
          <w:p w14:paraId="188D3C27" w14:textId="77777777" w:rsidR="00267CCF" w:rsidRDefault="00267CCF" w:rsidP="00267CCF">
            <w:pPr>
              <w:pStyle w:val="Code"/>
              <w:ind w:left="1440"/>
            </w:pPr>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setFooFormatter(FooFormatter fooFormatter) {</w:t>
            </w:r>
          </w:p>
          <w:p w14:paraId="7D4962E1" w14:textId="77777777" w:rsidR="00267CCF" w:rsidRDefault="00267CCF" w:rsidP="00267CCF">
            <w:pPr>
              <w:pStyle w:val="Code"/>
              <w:ind w:left="1440"/>
            </w:pPr>
            <w:r>
              <w:rPr>
                <w:rStyle w:val="HTMLCode"/>
                <w:rFonts w:eastAsiaTheme="minorHAnsi"/>
              </w:rPr>
              <w:t>            this.fooFormatter = fooFormatter;</w:t>
            </w:r>
          </w:p>
          <w:p w14:paraId="03635338" w14:textId="77777777" w:rsidR="00267CCF" w:rsidRDefault="00267CCF" w:rsidP="00267CCF">
            <w:pPr>
              <w:pStyle w:val="Code"/>
              <w:ind w:left="1440"/>
            </w:pPr>
            <w:r>
              <w:rPr>
                <w:rStyle w:val="HTMLCode"/>
                <w:rFonts w:eastAsiaTheme="minorHAnsi"/>
              </w:rPr>
              <w:t>    }</w:t>
            </w:r>
          </w:p>
          <w:p w14:paraId="147C3A07" w14:textId="77777777" w:rsidR="00267CCF" w:rsidRDefault="00267CCF" w:rsidP="00267CCF">
            <w:pPr>
              <w:pStyle w:val="Code"/>
              <w:ind w:left="1440"/>
            </w:pPr>
            <w:r>
              <w:rPr>
                <w:rStyle w:val="HTMLCode"/>
                <w:rFonts w:eastAsiaTheme="minorHAnsi"/>
              </w:rPr>
              <w:t>}</w:t>
            </w:r>
          </w:p>
        </w:tc>
      </w:tr>
    </w:tbl>
    <w:p w14:paraId="0CD670C2" w14:textId="05149E74" w:rsidR="00267CCF" w:rsidRPr="0007514A" w:rsidRDefault="00267CCF" w:rsidP="0007514A">
      <w:pPr>
        <w:pStyle w:val="Heading5"/>
        <w:ind w:left="1440"/>
        <w:rPr>
          <w:u w:val="single"/>
        </w:rPr>
      </w:pPr>
      <w:r w:rsidRPr="0007514A">
        <w:rPr>
          <w:rStyle w:val="Emphasis"/>
          <w:u w:val="single"/>
        </w:rPr>
        <w:t>@</w:t>
      </w:r>
      <w:r w:rsidRPr="0007514A">
        <w:rPr>
          <w:rStyle w:val="Emphasis"/>
          <w:b/>
          <w:bCs/>
          <w:u w:val="single"/>
        </w:rPr>
        <w:t>Autowired</w:t>
      </w:r>
      <w:r w:rsidRPr="0007514A">
        <w:rPr>
          <w:rStyle w:val="Strong"/>
          <w:u w:val="single"/>
        </w:rPr>
        <w:t xml:space="preserve"> on Constructors</w:t>
      </w:r>
      <w:r w:rsidR="009114A5" w:rsidRPr="0007514A">
        <w:rPr>
          <w:rStyle w:val="Strong"/>
          <w:u w:val="single"/>
          <w:lang w:val="en-AU"/>
        </w:rPr>
        <w:t xml:space="preserve"> - byType</w:t>
      </w:r>
    </w:p>
    <w:p w14:paraId="19B078CD" w14:textId="77777777" w:rsidR="00267CCF" w:rsidRDefault="00267CCF" w:rsidP="00267CCF">
      <w:pPr>
        <w:pStyle w:val="Body"/>
      </w:pPr>
      <w:r>
        <w:t>The</w:t>
      </w:r>
      <w:r>
        <w:rPr>
          <w:rStyle w:val="Emphasis"/>
        </w:rPr>
        <w:t xml:space="preserve"> @Autowired</w:t>
      </w:r>
      <w:r>
        <w:t xml:space="preserve"> annotation can also be used on constructors. In the below example, when the annotation is used on a constructor, </w:t>
      </w:r>
      <w:r w:rsidRPr="009114A5">
        <w:rPr>
          <w:b/>
          <w:bCs/>
        </w:rPr>
        <w:t xml:space="preserve">an instance of </w:t>
      </w:r>
      <w:r w:rsidRPr="009114A5">
        <w:rPr>
          <w:rStyle w:val="Emphasis"/>
          <w:b/>
          <w:bCs/>
        </w:rPr>
        <w:t>FooFormatter</w:t>
      </w:r>
      <w:r w:rsidRPr="009114A5">
        <w:rPr>
          <w:b/>
          <w:bCs/>
        </w:rPr>
        <w:t xml:space="preserve"> is injected as an argument to the constructor when </w:t>
      </w:r>
      <w:r w:rsidRPr="009114A5">
        <w:rPr>
          <w:rStyle w:val="Emphasis"/>
          <w:b/>
          <w:bCs/>
        </w:rPr>
        <w:t>FooService</w:t>
      </w:r>
      <w:r w:rsidRPr="009114A5">
        <w:rPr>
          <w:b/>
          <w:bCs/>
        </w:rPr>
        <w:t xml:space="preserve"> is created</w:t>
      </w:r>
      <w:r>
        <w:t>:</w:t>
      </w:r>
    </w:p>
    <w:tbl>
      <w:tblPr>
        <w:tblW w:w="0" w:type="auto"/>
        <w:tblCellSpacing w:w="0" w:type="dxa"/>
        <w:tblCellMar>
          <w:left w:w="0" w:type="dxa"/>
          <w:right w:w="0" w:type="dxa"/>
        </w:tblCellMar>
        <w:tblLook w:val="04A0" w:firstRow="1" w:lastRow="0" w:firstColumn="1" w:lastColumn="0" w:noHBand="0" w:noVBand="1"/>
      </w:tblPr>
      <w:tblGrid>
        <w:gridCol w:w="7441"/>
      </w:tblGrid>
      <w:tr w:rsidR="00267CCF" w14:paraId="7C41BB98" w14:textId="77777777" w:rsidTr="00267CCF">
        <w:trPr>
          <w:tblCellSpacing w:w="0" w:type="dxa"/>
        </w:trPr>
        <w:tc>
          <w:tcPr>
            <w:tcW w:w="0" w:type="auto"/>
            <w:vAlign w:val="center"/>
            <w:hideMark/>
          </w:tcPr>
          <w:p w14:paraId="22A2FE76" w14:textId="77777777" w:rsidR="00267CCF" w:rsidRDefault="00267CCF" w:rsidP="00267CCF">
            <w:pPr>
              <w:pStyle w:val="Code"/>
              <w:ind w:left="144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FooService {</w:t>
            </w:r>
          </w:p>
          <w:p w14:paraId="6208A784" w14:textId="77777777" w:rsidR="00267CCF" w:rsidRDefault="00267CCF" w:rsidP="00267CCF">
            <w:pPr>
              <w:pStyle w:val="Code"/>
              <w:ind w:left="1440"/>
            </w:pPr>
            <w:r>
              <w:t> </w:t>
            </w:r>
          </w:p>
          <w:p w14:paraId="010F6B11" w14:textId="77777777" w:rsidR="00267CCF" w:rsidRDefault="00267CCF" w:rsidP="00267CCF">
            <w:pPr>
              <w:pStyle w:val="Code"/>
              <w:ind w:left="1440"/>
            </w:pPr>
            <w:r>
              <w:rPr>
                <w:rStyle w:val="HTMLCode"/>
                <w:rFonts w:eastAsiaTheme="minorHAnsi"/>
              </w:rPr>
              <w:t>    private</w:t>
            </w:r>
            <w:r>
              <w:t xml:space="preserve"> </w:t>
            </w:r>
            <w:r>
              <w:rPr>
                <w:rStyle w:val="HTMLCode"/>
                <w:rFonts w:eastAsiaTheme="minorHAnsi"/>
              </w:rPr>
              <w:t>FooFormatter fooFormatter;</w:t>
            </w:r>
          </w:p>
          <w:p w14:paraId="478B252C" w14:textId="77777777" w:rsidR="00267CCF" w:rsidRDefault="00267CCF" w:rsidP="00267CCF">
            <w:pPr>
              <w:pStyle w:val="Code"/>
              <w:ind w:left="1440"/>
            </w:pPr>
            <w:r>
              <w:t> </w:t>
            </w:r>
          </w:p>
          <w:p w14:paraId="401DD317" w14:textId="77777777" w:rsidR="00267CCF" w:rsidRDefault="00267CCF" w:rsidP="00267CCF">
            <w:pPr>
              <w:pStyle w:val="Code"/>
              <w:ind w:left="1440"/>
            </w:pPr>
            <w:r>
              <w:rPr>
                <w:rStyle w:val="HTMLCode"/>
                <w:rFonts w:eastAsiaTheme="minorHAnsi"/>
              </w:rPr>
              <w:t>    @Autowired</w:t>
            </w:r>
          </w:p>
          <w:p w14:paraId="5337F0F2" w14:textId="77777777" w:rsidR="00267CCF" w:rsidRDefault="00267CCF" w:rsidP="00267CCF">
            <w:pPr>
              <w:pStyle w:val="Code"/>
              <w:ind w:left="1440"/>
            </w:pPr>
            <w:r>
              <w:rPr>
                <w:rStyle w:val="HTMLCode"/>
                <w:rFonts w:eastAsiaTheme="minorHAnsi"/>
              </w:rPr>
              <w:t>    public</w:t>
            </w:r>
            <w:r>
              <w:t xml:space="preserve"> </w:t>
            </w:r>
            <w:r>
              <w:rPr>
                <w:rStyle w:val="HTMLCode"/>
                <w:rFonts w:eastAsiaTheme="minorHAnsi"/>
              </w:rPr>
              <w:t>FooService(FooFormatter fooFormatter) {</w:t>
            </w:r>
          </w:p>
          <w:p w14:paraId="24235AB8" w14:textId="77777777" w:rsidR="00267CCF" w:rsidRDefault="00267CCF" w:rsidP="00267CCF">
            <w:pPr>
              <w:pStyle w:val="Code"/>
              <w:ind w:left="1440"/>
            </w:pPr>
            <w:r>
              <w:rPr>
                <w:rStyle w:val="HTMLCode"/>
                <w:rFonts w:eastAsiaTheme="minorHAnsi"/>
              </w:rPr>
              <w:t>        this.fooFormatter = fooFormatter;</w:t>
            </w:r>
          </w:p>
          <w:p w14:paraId="7B5C0069" w14:textId="77777777" w:rsidR="00267CCF" w:rsidRDefault="00267CCF" w:rsidP="00267CCF">
            <w:pPr>
              <w:pStyle w:val="Code"/>
              <w:ind w:left="1440"/>
            </w:pPr>
            <w:r>
              <w:rPr>
                <w:rStyle w:val="HTMLCode"/>
                <w:rFonts w:eastAsiaTheme="minorHAnsi"/>
              </w:rPr>
              <w:t>    }</w:t>
            </w:r>
          </w:p>
          <w:p w14:paraId="1388A57F" w14:textId="77777777" w:rsidR="00267CCF" w:rsidRDefault="00267CCF" w:rsidP="00267CCF">
            <w:pPr>
              <w:pStyle w:val="Code"/>
              <w:ind w:left="1440"/>
            </w:pPr>
            <w:r>
              <w:rPr>
                <w:rStyle w:val="HTMLCode"/>
                <w:rFonts w:eastAsiaTheme="minorHAnsi"/>
              </w:rPr>
              <w:t>}</w:t>
            </w:r>
          </w:p>
        </w:tc>
      </w:tr>
    </w:tbl>
    <w:p w14:paraId="5E802E2C" w14:textId="1E8130B1" w:rsidR="00A1488E" w:rsidRDefault="001777B3" w:rsidP="00A1488E">
      <w:pPr>
        <w:pStyle w:val="Body"/>
        <w:rPr>
          <w:lang w:val="en-AU"/>
        </w:rPr>
      </w:pPr>
      <w:r>
        <w:rPr>
          <w:lang w:val="en-AU"/>
        </w:rPr>
        <w:t xml:space="preserve"> The autowire property of the fooService bean in the xml will be:</w:t>
      </w:r>
    </w:p>
    <w:p w14:paraId="5D35AB0D" w14:textId="732FDFB6" w:rsidR="001777B3" w:rsidRPr="00A1488E" w:rsidRDefault="001777B3" w:rsidP="001777B3">
      <w:pPr>
        <w:pStyle w:val="Code"/>
        <w:ind w:left="2160"/>
      </w:pPr>
      <w:r>
        <w:t>autowire=”constructor”</w:t>
      </w:r>
    </w:p>
    <w:p w14:paraId="3CA59101" w14:textId="1FCEFF75" w:rsidR="0007514A" w:rsidRDefault="0007514A" w:rsidP="0069541C">
      <w:pPr>
        <w:pStyle w:val="Heading2"/>
        <w:rPr>
          <w:lang w:val="en-AU"/>
        </w:rPr>
      </w:pPr>
      <w:r>
        <w:rPr>
          <w:lang w:val="en-AU"/>
        </w:rPr>
        <w:t>Java Configuration for Spring</w:t>
      </w:r>
    </w:p>
    <w:p w14:paraId="3796B6A8" w14:textId="1A02F8FE" w:rsidR="0007514A" w:rsidRDefault="0007514A" w:rsidP="0007514A">
      <w:pPr>
        <w:pStyle w:val="Body"/>
      </w:pPr>
      <w:r>
        <w:rPr>
          <w:lang w:val="en-AU"/>
        </w:rPr>
        <w:t>A different method to configure Spring in Java is using Java Configuration instead of using the applicationContext.xml file. This is the new method of configuring the application without using XML.</w:t>
      </w:r>
    </w:p>
    <w:p w14:paraId="2BEA28C5" w14:textId="77777777" w:rsidR="0007514A" w:rsidRDefault="0007514A" w:rsidP="0007514A">
      <w:pPr>
        <w:pStyle w:val="Body"/>
        <w:numPr>
          <w:ilvl w:val="0"/>
          <w:numId w:val="12"/>
        </w:numPr>
      </w:pPr>
      <w:r>
        <w:t>Create an application configuration class:</w:t>
      </w:r>
    </w:p>
    <w:p w14:paraId="512AC9F5" w14:textId="073D536F" w:rsidR="0007514A" w:rsidRDefault="0007514A" w:rsidP="0007514A">
      <w:pPr>
        <w:pStyle w:val="Code"/>
        <w:ind w:left="2520"/>
        <w:rPr>
          <w:color w:val="0000CC"/>
        </w:rPr>
      </w:pPr>
      <w:r w:rsidRPr="00C13CEC">
        <w:rPr>
          <w:color w:val="0000CC"/>
        </w:rPr>
        <w:t>@Configuration</w:t>
      </w:r>
    </w:p>
    <w:p w14:paraId="56B67348" w14:textId="7BCE138C" w:rsidR="006D25A9" w:rsidRPr="00C13CEC" w:rsidRDefault="006D25A9" w:rsidP="0007514A">
      <w:pPr>
        <w:pStyle w:val="Code"/>
        <w:ind w:left="2520"/>
        <w:rPr>
          <w:color w:val="0000CC"/>
        </w:rPr>
      </w:pPr>
      <w:r>
        <w:rPr>
          <w:color w:val="0000CC"/>
        </w:rPr>
        <w:t>@ComponentScan({“com.pluralsight”})</w:t>
      </w:r>
    </w:p>
    <w:p w14:paraId="7192A547" w14:textId="77777777" w:rsidR="0007514A" w:rsidRPr="00C13CEC" w:rsidRDefault="0007514A" w:rsidP="0007514A">
      <w:pPr>
        <w:pStyle w:val="Code"/>
        <w:ind w:left="2520"/>
      </w:pPr>
      <w:r w:rsidRPr="00C13CEC">
        <w:t xml:space="preserve">public class </w:t>
      </w:r>
      <w:r>
        <w:t>A</w:t>
      </w:r>
      <w:r w:rsidRPr="00C13CEC">
        <w:t>ppConfig {</w:t>
      </w:r>
    </w:p>
    <w:p w14:paraId="21DB7680" w14:textId="77777777" w:rsidR="0007514A" w:rsidRPr="00C13CEC" w:rsidRDefault="0007514A" w:rsidP="0007514A">
      <w:pPr>
        <w:pStyle w:val="Code"/>
        <w:ind w:left="2520"/>
      </w:pPr>
      <w:r w:rsidRPr="00C13CEC">
        <w:lastRenderedPageBreak/>
        <w:tab/>
      </w:r>
    </w:p>
    <w:p w14:paraId="7B5DE0F1" w14:textId="77777777" w:rsidR="0007514A" w:rsidRPr="00C13CEC" w:rsidRDefault="0007514A" w:rsidP="0007514A">
      <w:pPr>
        <w:pStyle w:val="Code"/>
        <w:ind w:left="2520"/>
      </w:pPr>
      <w:r w:rsidRPr="00C13CEC">
        <w:tab/>
        <w:t>@Bean(name = "customerRepository")</w:t>
      </w:r>
    </w:p>
    <w:p w14:paraId="5B8B7296" w14:textId="77777777" w:rsidR="0007514A" w:rsidRPr="00C13CEC" w:rsidRDefault="0007514A" w:rsidP="0007514A">
      <w:pPr>
        <w:pStyle w:val="Code"/>
        <w:ind w:left="2520"/>
      </w:pPr>
      <w:r w:rsidRPr="00C13CEC">
        <w:tab/>
        <w:t>public CustomerRepository getCustomerRepository() {</w:t>
      </w:r>
    </w:p>
    <w:p w14:paraId="0FB7DA35" w14:textId="77777777" w:rsidR="0007514A" w:rsidRPr="00C13CEC" w:rsidRDefault="0007514A" w:rsidP="0007514A">
      <w:pPr>
        <w:pStyle w:val="Code"/>
        <w:ind w:left="2520"/>
      </w:pPr>
      <w:r w:rsidRPr="00C13CEC">
        <w:tab/>
      </w:r>
      <w:r w:rsidRPr="00C13CEC">
        <w:tab/>
        <w:t>return new HibernateCustomerRepositoryImp();</w:t>
      </w:r>
    </w:p>
    <w:p w14:paraId="1B3AE472" w14:textId="77777777" w:rsidR="0007514A" w:rsidRPr="00C13CEC" w:rsidRDefault="0007514A" w:rsidP="0007514A">
      <w:pPr>
        <w:pStyle w:val="Code"/>
        <w:ind w:left="2520"/>
      </w:pPr>
      <w:r w:rsidRPr="00C13CEC">
        <w:tab/>
        <w:t>}</w:t>
      </w:r>
    </w:p>
    <w:p w14:paraId="3D5A9DF0" w14:textId="77777777" w:rsidR="0007514A" w:rsidRDefault="0007514A" w:rsidP="0007514A">
      <w:pPr>
        <w:pStyle w:val="Code"/>
        <w:ind w:left="2520"/>
      </w:pPr>
      <w:r w:rsidRPr="00C13CEC">
        <w:t>}</w:t>
      </w:r>
    </w:p>
    <w:p w14:paraId="5869E6B0" w14:textId="77777777" w:rsidR="0007514A" w:rsidRDefault="0007514A" w:rsidP="0007514A">
      <w:pPr>
        <w:pStyle w:val="Body"/>
        <w:numPr>
          <w:ilvl w:val="0"/>
          <w:numId w:val="7"/>
        </w:numPr>
        <w:rPr>
          <w:lang w:val="en-AU"/>
        </w:rPr>
      </w:pPr>
      <w:r>
        <w:rPr>
          <w:lang w:val="en-AU"/>
        </w:rPr>
        <w:t>@Configuration – tells spring to search this class for configuration data.</w:t>
      </w:r>
    </w:p>
    <w:p w14:paraId="71C3DA5B" w14:textId="7F16DF1E" w:rsidR="0007514A" w:rsidRDefault="0007514A" w:rsidP="0007514A">
      <w:pPr>
        <w:pStyle w:val="Body"/>
        <w:numPr>
          <w:ilvl w:val="0"/>
          <w:numId w:val="7"/>
        </w:numPr>
        <w:rPr>
          <w:lang w:val="en-AU"/>
        </w:rPr>
      </w:pPr>
      <w:r>
        <w:rPr>
          <w:lang w:val="en-AU"/>
        </w:rPr>
        <w:t xml:space="preserve">@Bean – define a setter injection. This is a simple method definition and injecting the variable is a simple method call. All the ‘Mystery’ of the xml configuration goes away. </w:t>
      </w:r>
    </w:p>
    <w:p w14:paraId="2B7A809B" w14:textId="6B3B67E9" w:rsidR="0007514A" w:rsidRDefault="0007514A" w:rsidP="0007514A">
      <w:pPr>
        <w:pStyle w:val="Body"/>
        <w:numPr>
          <w:ilvl w:val="0"/>
          <w:numId w:val="7"/>
        </w:numPr>
        <w:rPr>
          <w:lang w:val="en-AU"/>
        </w:rPr>
      </w:pPr>
      <w:r>
        <w:rPr>
          <w:lang w:val="en-AU"/>
        </w:rPr>
        <w:t>Note: in the Spring Java configuration method, there is no applicationContext.xml!</w:t>
      </w:r>
    </w:p>
    <w:p w14:paraId="019CCEE5" w14:textId="77777777" w:rsidR="0007514A" w:rsidRDefault="0007514A" w:rsidP="0007514A">
      <w:pPr>
        <w:pStyle w:val="Body"/>
        <w:numPr>
          <w:ilvl w:val="0"/>
          <w:numId w:val="12"/>
        </w:numPr>
        <w:rPr>
          <w:lang w:val="en-AU"/>
        </w:rPr>
      </w:pPr>
      <w:r>
        <w:rPr>
          <w:lang w:val="en-AU"/>
        </w:rPr>
        <w:t>In the application, connect the new appContext to the appConfig call we created:</w:t>
      </w:r>
    </w:p>
    <w:p w14:paraId="77B9E827" w14:textId="189A92B9" w:rsidR="0007514A" w:rsidRDefault="0007514A" w:rsidP="0007514A">
      <w:pPr>
        <w:pStyle w:val="Body"/>
        <w:ind w:left="2160"/>
        <w:rPr>
          <w:lang w:val="en-AU"/>
        </w:rPr>
      </w:pPr>
      <w:r>
        <w:rPr>
          <w:noProof/>
        </w:rPr>
        <w:drawing>
          <wp:inline distT="0" distB="0" distL="0" distR="0" wp14:anchorId="71F82985" wp14:editId="585DC2E2">
            <wp:extent cx="4512310" cy="12598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2310" cy="1259840"/>
                    </a:xfrm>
                    <a:prstGeom prst="rect">
                      <a:avLst/>
                    </a:prstGeom>
                  </pic:spPr>
                </pic:pic>
              </a:graphicData>
            </a:graphic>
          </wp:inline>
        </w:drawing>
      </w:r>
    </w:p>
    <w:p w14:paraId="7CFB7242" w14:textId="7CC0BD18" w:rsidR="00DE24E2" w:rsidRDefault="00DE24E2" w:rsidP="00DE24E2">
      <w:pPr>
        <w:pStyle w:val="Body"/>
        <w:rPr>
          <w:lang w:val="en-AU"/>
        </w:rPr>
      </w:pPr>
      <w:r>
        <w:rPr>
          <w:lang w:val="en-AU"/>
        </w:rPr>
        <w:t>NOTES:</w:t>
      </w:r>
    </w:p>
    <w:p w14:paraId="09232AD9" w14:textId="20190C1A" w:rsidR="00DE24E2" w:rsidRPr="000E3D67" w:rsidRDefault="00DE24E2" w:rsidP="00DE24E2">
      <w:pPr>
        <w:pStyle w:val="Body"/>
        <w:numPr>
          <w:ilvl w:val="0"/>
          <w:numId w:val="7"/>
        </w:numPr>
        <w:rPr>
          <w:lang w:val="en-AU"/>
        </w:rPr>
      </w:pPr>
      <w:r>
        <w:rPr>
          <w:lang w:val="en-AU"/>
        </w:rPr>
        <w:t>Beans are singletons in spring – It will create the new object the 1</w:t>
      </w:r>
      <w:r w:rsidRPr="00DE24E2">
        <w:rPr>
          <w:vertAlign w:val="superscript"/>
          <w:lang w:val="en-AU"/>
        </w:rPr>
        <w:t>st</w:t>
      </w:r>
      <w:r>
        <w:rPr>
          <w:lang w:val="en-AU"/>
        </w:rPr>
        <w:t xml:space="preserve"> time it’s called but will return the cached object for every subsequent calls!!</w:t>
      </w:r>
    </w:p>
    <w:p w14:paraId="0BECCC00" w14:textId="4B97136D" w:rsidR="0007514A" w:rsidRDefault="005C199C" w:rsidP="005C199C">
      <w:pPr>
        <w:pStyle w:val="Heading3"/>
        <w:rPr>
          <w:lang w:val="en-AU"/>
        </w:rPr>
      </w:pPr>
      <w:r>
        <w:rPr>
          <w:lang w:val="en-AU"/>
        </w:rPr>
        <w:t>Setter Injection</w:t>
      </w:r>
    </w:p>
    <w:p w14:paraId="7DD11BFA" w14:textId="717B8331" w:rsidR="005C199C" w:rsidRDefault="005C199C" w:rsidP="005C199C">
      <w:pPr>
        <w:pStyle w:val="Body"/>
        <w:rPr>
          <w:lang w:val="en-AU"/>
        </w:rPr>
      </w:pPr>
      <w:r>
        <w:rPr>
          <w:lang w:val="en-AU"/>
        </w:rPr>
        <w:t>This only requires calling the set function in our AppConfig class:</w:t>
      </w:r>
    </w:p>
    <w:p w14:paraId="2282B1E6" w14:textId="2D768B9D" w:rsidR="005C199C" w:rsidRPr="005C199C" w:rsidRDefault="005C199C" w:rsidP="005C199C">
      <w:pPr>
        <w:pStyle w:val="Body"/>
        <w:rPr>
          <w:lang w:val="en-AU"/>
        </w:rPr>
      </w:pPr>
      <w:r>
        <w:rPr>
          <w:noProof/>
        </w:rPr>
        <w:drawing>
          <wp:inline distT="0" distB="0" distL="0" distR="0" wp14:anchorId="37D6D04A" wp14:editId="710AAF46">
            <wp:extent cx="5255260" cy="198775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1148" cy="1993763"/>
                    </a:xfrm>
                    <a:prstGeom prst="rect">
                      <a:avLst/>
                    </a:prstGeom>
                  </pic:spPr>
                </pic:pic>
              </a:graphicData>
            </a:graphic>
          </wp:inline>
        </w:drawing>
      </w:r>
    </w:p>
    <w:p w14:paraId="031A40FF" w14:textId="0E732291" w:rsidR="005F34DD" w:rsidRDefault="005F34DD" w:rsidP="005F34DD">
      <w:pPr>
        <w:pStyle w:val="Heading3"/>
        <w:rPr>
          <w:lang w:val="en-AU"/>
        </w:rPr>
      </w:pPr>
      <w:r>
        <w:rPr>
          <w:lang w:val="en-AU"/>
        </w:rPr>
        <w:t>Constructor Injection</w:t>
      </w:r>
    </w:p>
    <w:p w14:paraId="7201D0B1" w14:textId="0C756453" w:rsidR="005F34DD" w:rsidRDefault="005F34DD" w:rsidP="005F34DD">
      <w:pPr>
        <w:pStyle w:val="Body"/>
        <w:rPr>
          <w:lang w:val="en-AU"/>
        </w:rPr>
      </w:pPr>
      <w:r>
        <w:rPr>
          <w:lang w:val="en-AU"/>
        </w:rPr>
        <w:t>Identical to the Setter Injection except that instead of calling the setter in the bean definition, you call the constructor.</w:t>
      </w:r>
    </w:p>
    <w:p w14:paraId="0E968AE3" w14:textId="3417884E" w:rsidR="006D25A9" w:rsidRDefault="006D25A9" w:rsidP="006D25A9">
      <w:pPr>
        <w:pStyle w:val="Heading3"/>
        <w:rPr>
          <w:lang w:val="en-AU"/>
        </w:rPr>
      </w:pPr>
      <w:r>
        <w:rPr>
          <w:lang w:val="en-AU"/>
        </w:rPr>
        <w:lastRenderedPageBreak/>
        <w:t>Autowire</w:t>
      </w:r>
    </w:p>
    <w:p w14:paraId="181D9855" w14:textId="28E03A0D" w:rsidR="006D25A9" w:rsidRPr="006D25A9" w:rsidRDefault="006D25A9" w:rsidP="006D25A9">
      <w:pPr>
        <w:pStyle w:val="Body"/>
        <w:numPr>
          <w:ilvl w:val="0"/>
          <w:numId w:val="14"/>
        </w:numPr>
      </w:pPr>
      <w:r>
        <w:rPr>
          <w:lang w:val="en-AU"/>
        </w:rPr>
        <w:t>Add to your AppConfig class the @ComponentScan({“package-name”}):</w:t>
      </w:r>
    </w:p>
    <w:p w14:paraId="2F171B27" w14:textId="77777777" w:rsidR="006D25A9" w:rsidRDefault="006D25A9" w:rsidP="006D25A9">
      <w:pPr>
        <w:pStyle w:val="Code"/>
        <w:ind w:left="2880"/>
      </w:pPr>
      <w:r w:rsidRPr="00C13CEC">
        <w:t>@Configuration</w:t>
      </w:r>
    </w:p>
    <w:p w14:paraId="2479649C" w14:textId="77777777" w:rsidR="006D25A9" w:rsidRPr="006D25A9" w:rsidRDefault="006D25A9" w:rsidP="006D25A9">
      <w:pPr>
        <w:pStyle w:val="Code"/>
        <w:ind w:left="2880"/>
        <w:rPr>
          <w:color w:val="0000CC"/>
        </w:rPr>
      </w:pPr>
      <w:r w:rsidRPr="006D25A9">
        <w:rPr>
          <w:color w:val="0000CC"/>
        </w:rPr>
        <w:t>@ComponentScan({“com.pluralsight”})</w:t>
      </w:r>
    </w:p>
    <w:p w14:paraId="441E1067" w14:textId="479D01A3" w:rsidR="006D25A9" w:rsidRDefault="006D25A9" w:rsidP="00B55A9C">
      <w:pPr>
        <w:pStyle w:val="Code"/>
        <w:ind w:left="2880"/>
      </w:pPr>
      <w:r w:rsidRPr="00C13CEC">
        <w:t xml:space="preserve">public class </w:t>
      </w:r>
      <w:r>
        <w:t>A</w:t>
      </w:r>
      <w:r w:rsidRPr="00C13CEC">
        <w:t>ppConfig {</w:t>
      </w:r>
      <w:r>
        <w:t>}</w:t>
      </w:r>
    </w:p>
    <w:p w14:paraId="45062B03" w14:textId="60171B60" w:rsidR="00B55A9C" w:rsidRPr="00B55A9C" w:rsidRDefault="00B55A9C" w:rsidP="00B55A9C">
      <w:pPr>
        <w:pStyle w:val="Body"/>
        <w:ind w:left="2160"/>
        <w:rPr>
          <w:lang w:val="en-AU"/>
        </w:rPr>
      </w:pPr>
      <w:r>
        <w:rPr>
          <w:lang w:val="en-AU"/>
        </w:rPr>
        <w:t>Note: You can remove all the beans definitions from your AppConfig and autowire them instead</w:t>
      </w:r>
    </w:p>
    <w:p w14:paraId="626D08FE" w14:textId="5C14B540" w:rsidR="00CD4D24" w:rsidRPr="00B55A9C" w:rsidRDefault="00CD4D24" w:rsidP="004F561A">
      <w:pPr>
        <w:pStyle w:val="Body"/>
        <w:numPr>
          <w:ilvl w:val="0"/>
          <w:numId w:val="14"/>
        </w:numPr>
        <w:rPr>
          <w:lang w:val="en-AU"/>
        </w:rPr>
      </w:pPr>
      <w:r w:rsidRPr="00B55A9C">
        <w:rPr>
          <w:lang w:val="en-AU"/>
        </w:rPr>
        <w:t>Autowire all the members you want</w:t>
      </w:r>
      <w:r w:rsidR="00B55A9C" w:rsidRPr="00B55A9C">
        <w:rPr>
          <w:lang w:val="en-AU"/>
        </w:rPr>
        <w:t xml:space="preserve">, using the @Autowired , @Component, @Service and @Repository annotations like in the xml configuration. </w:t>
      </w:r>
    </w:p>
    <w:p w14:paraId="12CDA27E" w14:textId="6A159E26" w:rsidR="0093696C" w:rsidRDefault="0093696C" w:rsidP="0069541C">
      <w:pPr>
        <w:pStyle w:val="Heading2"/>
        <w:rPr>
          <w:lang w:val="en-AU"/>
        </w:rPr>
      </w:pPr>
      <w:r>
        <w:rPr>
          <w:lang w:val="en-AU"/>
        </w:rPr>
        <w:t>Beans Scopes</w:t>
      </w:r>
    </w:p>
    <w:p w14:paraId="60C27556" w14:textId="77777777" w:rsidR="00014814" w:rsidRDefault="00014814" w:rsidP="00551893">
      <w:pPr>
        <w:pStyle w:val="Body"/>
        <w:rPr>
          <w:lang w:val="en-AU"/>
        </w:rPr>
      </w:pPr>
      <w:r>
        <w:rPr>
          <w:lang w:val="en-AU"/>
        </w:rPr>
        <w:t>Springs implement a lot of design patterns. However, beans, scopes and design patterns are not the same thing.</w:t>
      </w:r>
    </w:p>
    <w:p w14:paraId="5A6116E2" w14:textId="17DB6722" w:rsidR="00551893" w:rsidRDefault="00014814" w:rsidP="00551893">
      <w:pPr>
        <w:pStyle w:val="Body"/>
        <w:rPr>
          <w:lang w:val="en-AU"/>
        </w:rPr>
      </w:pPr>
      <w:r>
        <w:rPr>
          <w:lang w:val="en-AU"/>
        </w:rPr>
        <w:t xml:space="preserve">Spring support the following Beans Scopes: </w:t>
      </w:r>
    </w:p>
    <w:p w14:paraId="7A9E0B29" w14:textId="6742656F" w:rsidR="00517496" w:rsidRDefault="00517496" w:rsidP="00517496">
      <w:pPr>
        <w:pStyle w:val="Body"/>
        <w:rPr>
          <w:lang w:val="en-AU"/>
        </w:rPr>
      </w:pPr>
      <w:r>
        <w:t xml:space="preserve">To </w:t>
      </w:r>
      <w:r>
        <w:rPr>
          <w:lang w:val="en-AU"/>
        </w:rPr>
        <w:t>add a scope to your class, add the following annotation to it:</w:t>
      </w:r>
    </w:p>
    <w:p w14:paraId="793A50AD" w14:textId="081CA61B" w:rsidR="00517496" w:rsidRDefault="00517496" w:rsidP="00517496">
      <w:pPr>
        <w:pStyle w:val="Body"/>
        <w:rPr>
          <w:lang w:val="en-AU"/>
        </w:rPr>
      </w:pPr>
      <w:r>
        <w:rPr>
          <w:lang w:val="en-AU"/>
        </w:rPr>
        <w:t>@Scope(“scope-type”)</w:t>
      </w:r>
    </w:p>
    <w:p w14:paraId="4E1CFE86" w14:textId="657B28D7" w:rsidR="00517496" w:rsidRDefault="00517496" w:rsidP="00517496">
      <w:pPr>
        <w:pStyle w:val="Body"/>
        <w:rPr>
          <w:lang w:val="en-AU"/>
        </w:rPr>
      </w:pPr>
      <w:r>
        <w:rPr>
          <w:lang w:val="en-AU"/>
        </w:rPr>
        <w:t>For example:</w:t>
      </w:r>
    </w:p>
    <w:p w14:paraId="40DABE5C" w14:textId="05F8FCAD" w:rsidR="00517496" w:rsidRDefault="00517496" w:rsidP="00517496">
      <w:pPr>
        <w:pStyle w:val="Code"/>
        <w:ind w:left="2160"/>
      </w:pPr>
      <w:r>
        <w:t>@Service(“customerService”)</w:t>
      </w:r>
    </w:p>
    <w:p w14:paraId="3C021D7D" w14:textId="16168EF3" w:rsidR="00517496" w:rsidRDefault="00517496" w:rsidP="00517496">
      <w:pPr>
        <w:pStyle w:val="Code"/>
        <w:ind w:left="2160"/>
      </w:pPr>
      <w:r w:rsidRPr="00517496">
        <w:rPr>
          <w:b/>
          <w:bCs/>
          <w:color w:val="0000CC"/>
        </w:rPr>
        <w:t>@Scope</w:t>
      </w:r>
      <w:r>
        <w:t>(“singleton”)</w:t>
      </w:r>
    </w:p>
    <w:p w14:paraId="7A76B3D3" w14:textId="315AFC87" w:rsidR="00517496" w:rsidRPr="00517496" w:rsidRDefault="00517496" w:rsidP="00517496">
      <w:pPr>
        <w:pStyle w:val="Code"/>
        <w:ind w:left="2160"/>
      </w:pPr>
      <w:r>
        <w:t>Public class CustomerService…</w:t>
      </w:r>
    </w:p>
    <w:p w14:paraId="571051F3" w14:textId="29246C8B" w:rsidR="00014814" w:rsidRDefault="00014814" w:rsidP="00014814">
      <w:pPr>
        <w:pStyle w:val="Heading3"/>
        <w:rPr>
          <w:lang w:val="en-AU"/>
        </w:rPr>
      </w:pPr>
      <w:r>
        <w:rPr>
          <w:lang w:val="en-AU"/>
        </w:rPr>
        <w:t>Singleton</w:t>
      </w:r>
      <w:r w:rsidR="00517496">
        <w:rPr>
          <w:lang w:val="en-AU"/>
        </w:rPr>
        <w:t xml:space="preserve"> – The Default Beans Scope</w:t>
      </w:r>
      <w:r w:rsidR="008E49A3">
        <w:rPr>
          <w:lang w:val="en-AU"/>
        </w:rPr>
        <w:t xml:space="preserve"> – Any Configuration</w:t>
      </w:r>
    </w:p>
    <w:p w14:paraId="0DAF7E7F" w14:textId="566533FE" w:rsidR="00EB5C8C" w:rsidRDefault="00EB5C8C" w:rsidP="00517496">
      <w:pPr>
        <w:pStyle w:val="Body"/>
        <w:numPr>
          <w:ilvl w:val="0"/>
          <w:numId w:val="7"/>
        </w:numPr>
        <w:rPr>
          <w:lang w:val="en-AU"/>
        </w:rPr>
      </w:pPr>
      <w:r>
        <w:rPr>
          <w:lang w:val="en-AU"/>
        </w:rPr>
        <w:t>Every Spring bean that doesn’t have a scop defined is by default a singleton</w:t>
      </w:r>
    </w:p>
    <w:p w14:paraId="4B099981" w14:textId="038884AC" w:rsidR="00517496" w:rsidRDefault="00517496" w:rsidP="00517496">
      <w:pPr>
        <w:pStyle w:val="Body"/>
        <w:numPr>
          <w:ilvl w:val="0"/>
          <w:numId w:val="7"/>
        </w:numPr>
        <w:rPr>
          <w:lang w:val="en-AU"/>
        </w:rPr>
      </w:pPr>
      <w:r w:rsidRPr="00517496">
        <w:rPr>
          <w:lang w:val="en-AU"/>
        </w:rPr>
        <w:t>Single instance per Spring Container (usually – per JVM)</w:t>
      </w:r>
    </w:p>
    <w:p w14:paraId="27567574" w14:textId="250E23CF" w:rsidR="00EB5C8C" w:rsidRPr="00517496" w:rsidRDefault="00EB5C8C" w:rsidP="00EB5C8C">
      <w:pPr>
        <w:pStyle w:val="Body"/>
        <w:rPr>
          <w:lang w:val="en-AU"/>
        </w:rPr>
      </w:pPr>
      <w:r w:rsidRPr="00EB5C8C">
        <w:rPr>
          <w:rStyle w:val="CodeChar"/>
        </w:rPr>
        <w:t>@Scope(“singletone”)</w:t>
      </w:r>
      <w:r>
        <w:rPr>
          <w:lang w:val="en-AU"/>
        </w:rPr>
        <w:t xml:space="preserve"> or </w:t>
      </w:r>
      <w:r w:rsidRPr="00EB5C8C">
        <w:rPr>
          <w:rStyle w:val="CodeChar"/>
        </w:rPr>
        <w:t>@Scope(ConfigurableBeanFactory.SCOPE_SINGLETON)</w:t>
      </w:r>
    </w:p>
    <w:p w14:paraId="06D842F4" w14:textId="461E355B" w:rsidR="00517496" w:rsidRPr="009A18A7" w:rsidRDefault="009A18A7" w:rsidP="00014814">
      <w:pPr>
        <w:pStyle w:val="Body"/>
        <w:rPr>
          <w:lang w:val="en-AU"/>
        </w:rPr>
      </w:pPr>
      <w:r>
        <w:rPr>
          <w:lang w:val="en-AU"/>
        </w:rPr>
        <w:t xml:space="preserve">When using </w:t>
      </w:r>
      <w:r w:rsidR="004F561A" w:rsidRPr="009A18A7">
        <w:rPr>
          <w:lang w:val="en-AU"/>
        </w:rPr>
        <w:t>xml</w:t>
      </w:r>
      <w:r>
        <w:rPr>
          <w:lang w:val="en-AU"/>
        </w:rPr>
        <w:t xml:space="preserve"> Spring configutation – add scope=”singleton” property to your xml &lt;bean&gt; definition.</w:t>
      </w:r>
    </w:p>
    <w:p w14:paraId="0377CE4B" w14:textId="6AF34F89" w:rsidR="00014814" w:rsidRDefault="00014814" w:rsidP="00014814">
      <w:pPr>
        <w:pStyle w:val="Heading3"/>
        <w:rPr>
          <w:lang w:val="en-AU"/>
        </w:rPr>
      </w:pPr>
      <w:r>
        <w:rPr>
          <w:lang w:val="en-AU"/>
        </w:rPr>
        <w:t>Prototype</w:t>
      </w:r>
      <w:r w:rsidR="008E49A3">
        <w:rPr>
          <w:lang w:val="en-AU"/>
        </w:rPr>
        <w:t xml:space="preserve"> – Any Configuration</w:t>
      </w:r>
    </w:p>
    <w:p w14:paraId="0AA87363" w14:textId="77777777" w:rsidR="00ED32C8" w:rsidRDefault="00ED32C8" w:rsidP="00ED32C8">
      <w:pPr>
        <w:pStyle w:val="Body"/>
        <w:numPr>
          <w:ilvl w:val="0"/>
          <w:numId w:val="7"/>
        </w:numPr>
        <w:rPr>
          <w:lang w:val="en-AU"/>
        </w:rPr>
      </w:pPr>
      <w:r>
        <w:rPr>
          <w:lang w:val="en-AU"/>
        </w:rPr>
        <w:t xml:space="preserve">The </w:t>
      </w:r>
      <w:r w:rsidRPr="00ED32C8">
        <w:rPr>
          <w:b/>
          <w:bCs/>
          <w:lang w:val="en-AU"/>
        </w:rPr>
        <w:t>opposite</w:t>
      </w:r>
      <w:r>
        <w:rPr>
          <w:lang w:val="en-AU"/>
        </w:rPr>
        <w:t xml:space="preserve"> of a singleton. </w:t>
      </w:r>
    </w:p>
    <w:p w14:paraId="133F1955" w14:textId="2D77B715" w:rsidR="00ED32C8" w:rsidRPr="00ED32C8" w:rsidRDefault="00ED32C8" w:rsidP="00ED32C8">
      <w:pPr>
        <w:pStyle w:val="Body"/>
        <w:numPr>
          <w:ilvl w:val="0"/>
          <w:numId w:val="7"/>
        </w:numPr>
        <w:rPr>
          <w:lang w:val="en-AU"/>
        </w:rPr>
      </w:pPr>
      <w:r>
        <w:rPr>
          <w:lang w:val="en-AU"/>
        </w:rPr>
        <w:t>Guarantee a unique instance every time an object is requested from the Spring framework.</w:t>
      </w:r>
    </w:p>
    <w:p w14:paraId="0EBE68F8" w14:textId="64B76E41" w:rsidR="00014814" w:rsidRDefault="00014814" w:rsidP="00014814">
      <w:pPr>
        <w:pStyle w:val="Heading3"/>
        <w:rPr>
          <w:lang w:val="en-AU"/>
        </w:rPr>
      </w:pPr>
      <w:r>
        <w:rPr>
          <w:lang w:val="en-AU"/>
        </w:rPr>
        <w:t>Request</w:t>
      </w:r>
      <w:r w:rsidR="008E49A3">
        <w:rPr>
          <w:lang w:val="en-AU"/>
        </w:rPr>
        <w:t xml:space="preserve"> – Web-Aware Projects Only</w:t>
      </w:r>
    </w:p>
    <w:p w14:paraId="6C0D9458" w14:textId="11BEDBBE" w:rsidR="00ED32C8" w:rsidRPr="00ED32C8" w:rsidRDefault="00ED32C8" w:rsidP="00ED32C8">
      <w:pPr>
        <w:pStyle w:val="Body"/>
        <w:numPr>
          <w:ilvl w:val="0"/>
          <w:numId w:val="7"/>
        </w:numPr>
        <w:rPr>
          <w:lang w:val="en-AU"/>
        </w:rPr>
      </w:pPr>
      <w:r>
        <w:rPr>
          <w:lang w:val="en-AU"/>
        </w:rPr>
        <w:t>Returns a bean per http request</w:t>
      </w:r>
    </w:p>
    <w:p w14:paraId="5ACD3D88" w14:textId="4D5CA087" w:rsidR="00014814" w:rsidRDefault="00014814" w:rsidP="00014814">
      <w:pPr>
        <w:pStyle w:val="Body"/>
        <w:rPr>
          <w:b/>
          <w:bCs/>
          <w:lang w:val="en-AU"/>
        </w:rPr>
      </w:pPr>
    </w:p>
    <w:p w14:paraId="750E7F60" w14:textId="6200C876" w:rsidR="00014814" w:rsidRDefault="00014814" w:rsidP="00014814">
      <w:pPr>
        <w:pStyle w:val="Heading3"/>
        <w:rPr>
          <w:lang w:val="en-AU"/>
        </w:rPr>
      </w:pPr>
      <w:r>
        <w:rPr>
          <w:lang w:val="en-AU"/>
        </w:rPr>
        <w:lastRenderedPageBreak/>
        <w:t>Session</w:t>
      </w:r>
      <w:r w:rsidR="008E49A3">
        <w:rPr>
          <w:lang w:val="en-AU"/>
        </w:rPr>
        <w:t xml:space="preserve"> – Web-Aware Projects Only</w:t>
      </w:r>
    </w:p>
    <w:p w14:paraId="531738CC" w14:textId="102E2AAF" w:rsidR="00ED32C8" w:rsidRPr="00ED32C8" w:rsidRDefault="00ED32C8" w:rsidP="00ED32C8">
      <w:pPr>
        <w:pStyle w:val="Body"/>
        <w:numPr>
          <w:ilvl w:val="0"/>
          <w:numId w:val="7"/>
        </w:numPr>
        <w:rPr>
          <w:lang w:val="en-AU"/>
        </w:rPr>
      </w:pPr>
      <w:r>
        <w:rPr>
          <w:lang w:val="en-AU"/>
        </w:rPr>
        <w:t>Returns a bean per http session. This bean will stay alive as long as the session is alive.</w:t>
      </w:r>
    </w:p>
    <w:p w14:paraId="1A4E66D8" w14:textId="75873388" w:rsidR="0005766C" w:rsidRDefault="0005766C" w:rsidP="0005766C">
      <w:pPr>
        <w:pStyle w:val="Body"/>
        <w:rPr>
          <w:b/>
          <w:bCs/>
          <w:lang w:val="en-AU"/>
        </w:rPr>
      </w:pPr>
    </w:p>
    <w:p w14:paraId="4066EF33" w14:textId="128610EB" w:rsidR="00014814" w:rsidRDefault="00014814" w:rsidP="00014814">
      <w:pPr>
        <w:pStyle w:val="Heading3"/>
        <w:rPr>
          <w:lang w:val="en-AU"/>
        </w:rPr>
      </w:pPr>
      <w:r>
        <w:rPr>
          <w:lang w:val="en-AU"/>
        </w:rPr>
        <w:t>Global</w:t>
      </w:r>
      <w:r w:rsidR="008E49A3">
        <w:rPr>
          <w:lang w:val="en-AU"/>
        </w:rPr>
        <w:t xml:space="preserve"> – Web-Aware Projects Only</w:t>
      </w:r>
    </w:p>
    <w:p w14:paraId="3C43D526" w14:textId="694E3694" w:rsidR="00ED32C8" w:rsidRPr="00ED32C8" w:rsidRDefault="00ED32C8" w:rsidP="00ED32C8">
      <w:pPr>
        <w:pStyle w:val="Body"/>
        <w:numPr>
          <w:ilvl w:val="0"/>
          <w:numId w:val="7"/>
        </w:numPr>
        <w:rPr>
          <w:lang w:val="en-AU"/>
        </w:rPr>
      </w:pPr>
      <w:r>
        <w:rPr>
          <w:lang w:val="en-AU"/>
        </w:rPr>
        <w:t>Returns a bean per application. This bean will be shared by all the users of this application.</w:t>
      </w:r>
    </w:p>
    <w:p w14:paraId="12B7081A" w14:textId="77777777" w:rsidR="0093696C" w:rsidRPr="0093696C" w:rsidRDefault="0093696C" w:rsidP="0093696C">
      <w:pPr>
        <w:pStyle w:val="Body"/>
        <w:rPr>
          <w:lang w:val="en-AU"/>
        </w:rPr>
      </w:pPr>
    </w:p>
    <w:p w14:paraId="545F1AC6" w14:textId="23AEACE5" w:rsidR="006756B6" w:rsidRDefault="006756B6" w:rsidP="0069541C">
      <w:pPr>
        <w:pStyle w:val="Heading2"/>
        <w:rPr>
          <w:lang w:val="en-AU"/>
        </w:rPr>
      </w:pPr>
      <w:r>
        <w:rPr>
          <w:lang w:val="en-AU"/>
        </w:rPr>
        <w:t>Properties Files</w:t>
      </w:r>
    </w:p>
    <w:p w14:paraId="7F2B8BE7" w14:textId="5E08E855" w:rsidR="006756B6" w:rsidRDefault="006756B6" w:rsidP="006756B6">
      <w:pPr>
        <w:pStyle w:val="Body"/>
        <w:rPr>
          <w:lang w:val="en-AU"/>
        </w:rPr>
      </w:pPr>
      <w:r>
        <w:rPr>
          <w:lang w:val="en-AU"/>
        </w:rPr>
        <w:t xml:space="preserve">Allow putting all the changeable values in properties files instead of in our code to allow </w:t>
      </w:r>
    </w:p>
    <w:p w14:paraId="16C5EB29" w14:textId="7F4C669C" w:rsidR="006756B6" w:rsidRDefault="006756B6" w:rsidP="006756B6">
      <w:pPr>
        <w:pStyle w:val="Heading3"/>
        <w:rPr>
          <w:lang w:val="en-AU"/>
        </w:rPr>
      </w:pPr>
      <w:r>
        <w:rPr>
          <w:lang w:val="en-AU"/>
        </w:rPr>
        <w:t>XML Config</w:t>
      </w:r>
    </w:p>
    <w:p w14:paraId="3109583F" w14:textId="7A020F61" w:rsidR="006756B6" w:rsidRDefault="00DB7231" w:rsidP="00DB7231">
      <w:pPr>
        <w:pStyle w:val="Body"/>
        <w:numPr>
          <w:ilvl w:val="0"/>
          <w:numId w:val="15"/>
        </w:numPr>
        <w:rPr>
          <w:lang w:val="en-AU"/>
        </w:rPr>
      </w:pPr>
      <w:r w:rsidRPr="00DB7231">
        <w:t>Declare</w:t>
      </w:r>
      <w:r>
        <w:rPr>
          <w:lang w:val="en-AU"/>
        </w:rPr>
        <w:t xml:space="preserve"> a property-placeholder in your .xml configuration file:</w:t>
      </w:r>
    </w:p>
    <w:p w14:paraId="3C14F480" w14:textId="351FD4B6" w:rsidR="00DB7231" w:rsidRDefault="00DB7231" w:rsidP="00DB7231">
      <w:pPr>
        <w:pStyle w:val="Code"/>
        <w:ind w:left="1891"/>
      </w:pPr>
      <w:r>
        <w:t>&lt;context:property-placeholder location=”app.properties” /&gt;</w:t>
      </w:r>
    </w:p>
    <w:p w14:paraId="21301054" w14:textId="32330484" w:rsidR="00DB7231" w:rsidRDefault="00DB7231" w:rsidP="00DB7231">
      <w:pPr>
        <w:pStyle w:val="Body"/>
        <w:numPr>
          <w:ilvl w:val="0"/>
          <w:numId w:val="15"/>
        </w:numPr>
        <w:rPr>
          <w:lang w:val="en-AU"/>
        </w:rPr>
      </w:pPr>
      <w:r>
        <w:rPr>
          <w:lang w:val="en-AU"/>
        </w:rPr>
        <w:t>Define all the properties in the “app.properties” file:</w:t>
      </w:r>
    </w:p>
    <w:p w14:paraId="6A4106E1" w14:textId="1F93E7E9" w:rsidR="007D56AB" w:rsidRDefault="007D56AB" w:rsidP="007D56AB">
      <w:pPr>
        <w:pStyle w:val="Body"/>
        <w:ind w:left="2251"/>
        <w:rPr>
          <w:lang w:val="en-AU"/>
        </w:rPr>
      </w:pPr>
      <w:r>
        <w:rPr>
          <w:lang w:val="en-AU"/>
        </w:rPr>
        <w:t>{name}={value}</w:t>
      </w:r>
    </w:p>
    <w:p w14:paraId="083491D1" w14:textId="5B4FD749" w:rsidR="007D56AB" w:rsidRDefault="007D56AB" w:rsidP="007D56AB">
      <w:pPr>
        <w:pStyle w:val="Body"/>
        <w:ind w:left="2251"/>
        <w:rPr>
          <w:lang w:val="en-AU"/>
        </w:rPr>
      </w:pPr>
      <w:r>
        <w:rPr>
          <w:lang w:val="en-AU"/>
        </w:rPr>
        <w:t>For example:</w:t>
      </w:r>
    </w:p>
    <w:p w14:paraId="2102F655" w14:textId="253EA58B" w:rsidR="007D56AB" w:rsidRDefault="007D56AB" w:rsidP="007D56AB">
      <w:pPr>
        <w:pStyle w:val="Code"/>
        <w:ind w:left="2251"/>
      </w:pPr>
      <w:r>
        <w:t>dbUsername=my-user-name</w:t>
      </w:r>
    </w:p>
    <w:p w14:paraId="33643EF8" w14:textId="7C63A18E" w:rsidR="00DB7231" w:rsidRDefault="00DB7231" w:rsidP="00DB7231">
      <w:pPr>
        <w:pStyle w:val="Body"/>
        <w:numPr>
          <w:ilvl w:val="0"/>
          <w:numId w:val="15"/>
        </w:numPr>
        <w:rPr>
          <w:rStyle w:val="CodeChar"/>
          <w:lang w:val="en-AU"/>
        </w:rPr>
      </w:pPr>
      <w:r>
        <w:rPr>
          <w:lang w:val="en-AU"/>
        </w:rPr>
        <w:t xml:space="preserve">To use the properties, inject their values using </w:t>
      </w:r>
      <w:r w:rsidRPr="00DB7231">
        <w:rPr>
          <w:rStyle w:val="CodeChar"/>
        </w:rPr>
        <w:t>value=”${property-name}”</w:t>
      </w:r>
      <w:r w:rsidRPr="00DB7231">
        <w:t xml:space="preserve"> in your bean. For example:</w:t>
      </w:r>
    </w:p>
    <w:p w14:paraId="1539C1CB" w14:textId="609AC7EE" w:rsidR="00DB7231" w:rsidRDefault="00DB7231" w:rsidP="00DB7231">
      <w:pPr>
        <w:pStyle w:val="Body"/>
        <w:rPr>
          <w:lang w:val="en-AU"/>
        </w:rPr>
      </w:pPr>
      <w:r>
        <w:rPr>
          <w:noProof/>
        </w:rPr>
        <w:drawing>
          <wp:inline distT="0" distB="0" distL="0" distR="0" wp14:anchorId="28377B31" wp14:editId="60C1DEC4">
            <wp:extent cx="5525515"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895" cy="1447900"/>
                    </a:xfrm>
                    <a:prstGeom prst="rect">
                      <a:avLst/>
                    </a:prstGeom>
                  </pic:spPr>
                </pic:pic>
              </a:graphicData>
            </a:graphic>
          </wp:inline>
        </w:drawing>
      </w:r>
    </w:p>
    <w:p w14:paraId="2CF4F25E" w14:textId="58F0C8C8" w:rsidR="006F6CF2" w:rsidRDefault="006F6CF2" w:rsidP="006F6CF2">
      <w:pPr>
        <w:pStyle w:val="Body"/>
        <w:numPr>
          <w:ilvl w:val="0"/>
          <w:numId w:val="15"/>
        </w:numPr>
        <w:rPr>
          <w:lang w:val="en-AU"/>
        </w:rPr>
      </w:pPr>
      <w:r>
        <w:rPr>
          <w:lang w:val="en-AU"/>
        </w:rPr>
        <w:t>If we’re using annotations instead of .XML wiring, we can inject this using the @Value annotation:</w:t>
      </w:r>
    </w:p>
    <w:p w14:paraId="2295D3BC" w14:textId="5B97C754" w:rsidR="006F6CF2" w:rsidRDefault="006F6CF2" w:rsidP="006F6CF2">
      <w:pPr>
        <w:pStyle w:val="Code"/>
        <w:ind w:left="2880"/>
      </w:pPr>
      <w:r w:rsidRPr="006F30BC">
        <w:rPr>
          <w:b/>
          <w:bCs/>
          <w:color w:val="0000CC"/>
        </w:rPr>
        <w:t>@Value</w:t>
      </w:r>
      <w:r>
        <w:t>(“${dbUsername}”)</w:t>
      </w:r>
    </w:p>
    <w:p w14:paraId="68C6BAAE" w14:textId="32EC60BF" w:rsidR="006F6CF2" w:rsidRPr="00DB7231" w:rsidRDefault="006F6CF2" w:rsidP="006F6CF2">
      <w:pPr>
        <w:pStyle w:val="Code"/>
        <w:ind w:left="2880"/>
      </w:pPr>
      <w:r>
        <w:t>Private String dbUsername;</w:t>
      </w:r>
    </w:p>
    <w:p w14:paraId="00F455C2" w14:textId="77777777" w:rsidR="00DB7231" w:rsidRPr="006756B6" w:rsidRDefault="00DB7231" w:rsidP="00DB7231">
      <w:pPr>
        <w:pStyle w:val="Body"/>
        <w:rPr>
          <w:lang w:val="en-AU"/>
        </w:rPr>
      </w:pPr>
    </w:p>
    <w:p w14:paraId="76E1A074" w14:textId="6A274855" w:rsidR="004F170D" w:rsidRDefault="004F170D" w:rsidP="004F170D">
      <w:pPr>
        <w:pStyle w:val="Heading3"/>
        <w:rPr>
          <w:lang w:val="en-AU"/>
        </w:rPr>
      </w:pPr>
      <w:r>
        <w:rPr>
          <w:lang w:val="en-AU"/>
        </w:rPr>
        <w:t>Java Config</w:t>
      </w:r>
    </w:p>
    <w:p w14:paraId="000EE0E4" w14:textId="5E809253" w:rsidR="004F170D" w:rsidRPr="004F170D" w:rsidRDefault="004F170D" w:rsidP="004F170D">
      <w:pPr>
        <w:pStyle w:val="Body"/>
        <w:numPr>
          <w:ilvl w:val="0"/>
          <w:numId w:val="16"/>
        </w:numPr>
      </w:pPr>
      <w:r>
        <w:rPr>
          <w:lang w:val="en-AU"/>
        </w:rPr>
        <w:t>Declare a property-placeholder in your AppConfig class:</w:t>
      </w:r>
    </w:p>
    <w:p w14:paraId="057A5E1C" w14:textId="400D9CBF" w:rsidR="004F170D" w:rsidRDefault="004F170D" w:rsidP="009D7871">
      <w:pPr>
        <w:pStyle w:val="Code"/>
        <w:ind w:left="2251"/>
      </w:pPr>
      <w:r>
        <w:t>@PropertySource(“app.properties”)</w:t>
      </w:r>
    </w:p>
    <w:p w14:paraId="65433063" w14:textId="6A919AEC" w:rsidR="004F170D" w:rsidRPr="004F170D" w:rsidRDefault="004F170D" w:rsidP="004F170D">
      <w:pPr>
        <w:pStyle w:val="Body"/>
        <w:numPr>
          <w:ilvl w:val="0"/>
          <w:numId w:val="16"/>
        </w:numPr>
      </w:pPr>
      <w:r>
        <w:rPr>
          <w:lang w:val="en-AU"/>
        </w:rPr>
        <w:t xml:space="preserve">Add a bean that will be used by Spring to pre-load all the values from </w:t>
      </w:r>
      <w:r>
        <w:rPr>
          <w:lang w:val="en-AU"/>
        </w:rPr>
        <w:lastRenderedPageBreak/>
        <w:t>the properties-file:</w:t>
      </w:r>
    </w:p>
    <w:p w14:paraId="6EF13D34" w14:textId="1386E25C" w:rsidR="004F170D" w:rsidRDefault="004F170D" w:rsidP="004F170D">
      <w:pPr>
        <w:pStyle w:val="Body"/>
        <w:ind w:left="2251"/>
      </w:pPr>
      <w:r>
        <w:rPr>
          <w:noProof/>
        </w:rPr>
        <w:drawing>
          <wp:inline distT="0" distB="0" distL="0" distR="0" wp14:anchorId="7344FB62" wp14:editId="3139DAAD">
            <wp:extent cx="4712335" cy="10342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3111" cy="1045393"/>
                    </a:xfrm>
                    <a:prstGeom prst="rect">
                      <a:avLst/>
                    </a:prstGeom>
                  </pic:spPr>
                </pic:pic>
              </a:graphicData>
            </a:graphic>
          </wp:inline>
        </w:drawing>
      </w:r>
    </w:p>
    <w:p w14:paraId="6A05722E" w14:textId="707F1D19" w:rsidR="006C5EF7" w:rsidRDefault="006C5EF7" w:rsidP="004F170D">
      <w:pPr>
        <w:pStyle w:val="Body"/>
        <w:numPr>
          <w:ilvl w:val="0"/>
          <w:numId w:val="16"/>
        </w:numPr>
        <w:rPr>
          <w:lang w:val="en-AU"/>
        </w:rPr>
      </w:pPr>
      <w:r>
        <w:rPr>
          <w:lang w:val="en-AU"/>
        </w:rPr>
        <w:t>Define your app.properties file in your main resources directory.</w:t>
      </w:r>
    </w:p>
    <w:p w14:paraId="38A6B026" w14:textId="7F1F2CC5" w:rsidR="004F170D" w:rsidRPr="004F170D" w:rsidRDefault="004F170D" w:rsidP="004F170D">
      <w:pPr>
        <w:pStyle w:val="Body"/>
        <w:numPr>
          <w:ilvl w:val="0"/>
          <w:numId w:val="16"/>
        </w:numPr>
        <w:rPr>
          <w:lang w:val="en-AU"/>
        </w:rPr>
      </w:pPr>
      <w:r>
        <w:rPr>
          <w:lang w:val="en-AU"/>
        </w:rPr>
        <w:t>Use the @Value annotation wherever you want o inject the value from the file, like in the xml config.</w:t>
      </w:r>
    </w:p>
    <w:p w14:paraId="64A2EF5E" w14:textId="1FF4BEF8" w:rsidR="00CA44E9" w:rsidRDefault="00CA44E9" w:rsidP="0069541C">
      <w:pPr>
        <w:pStyle w:val="Heading2"/>
        <w:rPr>
          <w:lang w:val="en-AU"/>
        </w:rPr>
      </w:pPr>
      <w:r>
        <w:rPr>
          <w:lang w:val="en-AU"/>
        </w:rPr>
        <w:t>Spring MVC</w:t>
      </w:r>
    </w:p>
    <w:p w14:paraId="0B4EFE06" w14:textId="3DE65650" w:rsidR="00CA44E9" w:rsidRDefault="00CA44E9" w:rsidP="00CA44E9">
      <w:pPr>
        <w:pStyle w:val="Body"/>
        <w:rPr>
          <w:lang w:val="en-AU"/>
        </w:rPr>
      </w:pPr>
      <w:r>
        <w:rPr>
          <w:lang w:val="en-AU"/>
        </w:rPr>
        <w:t>Use Java Servlets</w:t>
      </w:r>
    </w:p>
    <w:p w14:paraId="488A02EB" w14:textId="112BDA5E" w:rsidR="00A57726" w:rsidRDefault="00A57726" w:rsidP="00CA44E9">
      <w:pPr>
        <w:pStyle w:val="Body"/>
        <w:rPr>
          <w:lang w:val="en-AU"/>
        </w:rPr>
      </w:pPr>
      <w:r>
        <w:rPr>
          <w:noProof/>
        </w:rPr>
        <w:drawing>
          <wp:inline distT="0" distB="0" distL="0" distR="0" wp14:anchorId="48DD6C77" wp14:editId="0C2BE712">
            <wp:extent cx="4883785" cy="3054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6287" cy="3062214"/>
                    </a:xfrm>
                    <a:prstGeom prst="rect">
                      <a:avLst/>
                    </a:prstGeom>
                  </pic:spPr>
                </pic:pic>
              </a:graphicData>
            </a:graphic>
          </wp:inline>
        </w:drawing>
      </w:r>
    </w:p>
    <w:p w14:paraId="5A650E48" w14:textId="4FA09BAE" w:rsidR="007F638B" w:rsidRDefault="007F638B" w:rsidP="007F638B">
      <w:pPr>
        <w:pStyle w:val="Body"/>
        <w:numPr>
          <w:ilvl w:val="0"/>
          <w:numId w:val="7"/>
        </w:numPr>
        <w:rPr>
          <w:lang w:val="en-AU"/>
        </w:rPr>
      </w:pPr>
      <w:r>
        <w:rPr>
          <w:lang w:val="en-AU"/>
        </w:rPr>
        <w:t>DispatchServlet  - the entry/configuration point for the application. This is the ‘Front Controller’ in the request/response lifecycle above.</w:t>
      </w:r>
    </w:p>
    <w:p w14:paraId="67D3254D" w14:textId="77777777" w:rsidR="007F638B" w:rsidRPr="00CA44E9" w:rsidRDefault="007F638B" w:rsidP="007F638B">
      <w:pPr>
        <w:pStyle w:val="Body"/>
        <w:numPr>
          <w:ilvl w:val="0"/>
          <w:numId w:val="7"/>
        </w:numPr>
        <w:rPr>
          <w:lang w:val="en-AU"/>
        </w:rPr>
      </w:pPr>
    </w:p>
    <w:p w14:paraId="54270DD1" w14:textId="72634034" w:rsidR="0069541C" w:rsidRDefault="0069541C" w:rsidP="0069541C">
      <w:pPr>
        <w:pStyle w:val="Heading2"/>
        <w:rPr>
          <w:lang w:val="en-AU"/>
        </w:rPr>
      </w:pPr>
      <w:r>
        <w:rPr>
          <w:lang w:val="en-AU"/>
        </w:rPr>
        <w:t>Database Queries</w:t>
      </w:r>
    </w:p>
    <w:p w14:paraId="2864B161" w14:textId="39F5AD02" w:rsidR="0069541C" w:rsidRDefault="0069541C" w:rsidP="00A169CB">
      <w:pPr>
        <w:pStyle w:val="Code"/>
        <w:ind w:left="1531"/>
      </w:pPr>
      <w:r>
        <w:t>public Car findCar(string id) {</w:t>
      </w:r>
    </w:p>
    <w:p w14:paraId="20FAE63E" w14:textId="65FE4E5F" w:rsidR="0069541C" w:rsidRDefault="0069541C" w:rsidP="00A169CB">
      <w:pPr>
        <w:pStyle w:val="Code"/>
        <w:ind w:left="1531"/>
      </w:pPr>
      <w:r>
        <w:tab/>
        <w:t xml:space="preserve">return </w:t>
      </w:r>
      <w:r w:rsidRPr="0069541C">
        <w:rPr>
          <w:b/>
          <w:bCs/>
          <w:color w:val="0000CC"/>
        </w:rPr>
        <w:t>getEntityManager()</w:t>
      </w:r>
      <w:r>
        <w:t>.find(Car.class, id);</w:t>
      </w:r>
    </w:p>
    <w:p w14:paraId="6D951955" w14:textId="1F91688D" w:rsidR="0069541C" w:rsidRPr="0069541C" w:rsidRDefault="0069541C" w:rsidP="00A169CB">
      <w:pPr>
        <w:pStyle w:val="Code"/>
        <w:ind w:left="1531"/>
      </w:pPr>
      <w:r>
        <w:t>}</w:t>
      </w:r>
    </w:p>
    <w:p w14:paraId="06332194" w14:textId="5BDF6571" w:rsidR="00E42632" w:rsidRPr="00E42632" w:rsidRDefault="00E42632" w:rsidP="00E42632">
      <w:pPr>
        <w:pStyle w:val="Body"/>
        <w:ind w:left="2251"/>
        <w:rPr>
          <w:lang w:val="en-AU"/>
        </w:rPr>
      </w:pPr>
    </w:p>
    <w:p w14:paraId="381195D1" w14:textId="77777777" w:rsidR="002832F9" w:rsidRDefault="002832F9" w:rsidP="002832F9">
      <w:pPr>
        <w:pStyle w:val="Heading2"/>
        <w:tabs>
          <w:tab w:val="clear" w:pos="1531"/>
          <w:tab w:val="num" w:pos="1440"/>
        </w:tabs>
        <w:ind w:left="1440" w:hanging="720"/>
        <w:rPr>
          <w:lang w:val="en-AU"/>
        </w:rPr>
      </w:pPr>
      <w:r>
        <w:rPr>
          <w:lang w:val="en-AU"/>
        </w:rPr>
        <w:t>JSP (JavaServer Pages)</w:t>
      </w:r>
    </w:p>
    <w:p w14:paraId="15AD50BD" w14:textId="77777777" w:rsidR="002832F9" w:rsidRDefault="002832F9" w:rsidP="002832F9">
      <w:pPr>
        <w:pStyle w:val="Body"/>
      </w:pPr>
      <w:r w:rsidRPr="00543A2D">
        <w:t>Java decorated html.</w:t>
      </w:r>
    </w:p>
    <w:p w14:paraId="34FF2606" w14:textId="77777777" w:rsidR="002832F9" w:rsidRPr="00543A2D" w:rsidRDefault="002832F9" w:rsidP="002832F9">
      <w:pPr>
        <w:pStyle w:val="Heading3"/>
        <w:numPr>
          <w:ilvl w:val="2"/>
          <w:numId w:val="17"/>
        </w:numPr>
        <w:tabs>
          <w:tab w:val="clear" w:pos="1418"/>
          <w:tab w:val="num" w:pos="1588"/>
        </w:tabs>
        <w:ind w:left="1588" w:hanging="170"/>
      </w:pPr>
      <w:r>
        <w:lastRenderedPageBreak/>
        <w:t>Scriptlet</w:t>
      </w:r>
    </w:p>
    <w:p w14:paraId="3B6272F8" w14:textId="77777777" w:rsidR="002832F9" w:rsidRPr="00543A2D" w:rsidRDefault="002832F9" w:rsidP="002832F9">
      <w:pPr>
        <w:pStyle w:val="Body"/>
      </w:pPr>
      <w:r w:rsidRPr="00543A2D">
        <w:t>Insert java code (scriptlet): &lt;%this.isJavaCode()%&gt;</w:t>
      </w:r>
    </w:p>
    <w:p w14:paraId="4AE1762D" w14:textId="77777777" w:rsidR="002832F9" w:rsidRPr="00543A2D" w:rsidRDefault="002832F9" w:rsidP="002832F9">
      <w:pPr>
        <w:pStyle w:val="Body"/>
      </w:pPr>
      <w:r w:rsidRPr="00543A2D">
        <w:rPr>
          <w:rFonts w:eastAsia="Calibri"/>
        </w:rPr>
        <w:t>Example for debugging:</w:t>
      </w:r>
      <w:r w:rsidRPr="00543A2D">
        <w:t xml:space="preserve"> </w:t>
      </w:r>
    </w:p>
    <w:p w14:paraId="467F6D45" w14:textId="77777777" w:rsidR="002832F9" w:rsidRPr="00543A2D" w:rsidRDefault="002832F9" w:rsidP="002832F9">
      <w:pPr>
        <w:pStyle w:val="Code"/>
      </w:pPr>
      <w:r w:rsidRPr="00543A2D">
        <w:t>&lt;%</w:t>
      </w:r>
    </w:p>
    <w:p w14:paraId="218FD080" w14:textId="77777777" w:rsidR="002832F9" w:rsidRPr="00543A2D" w:rsidRDefault="002832F9" w:rsidP="002832F9">
      <w:pPr>
        <w:pStyle w:val="Code"/>
      </w:pPr>
      <w:r w:rsidRPr="00543A2D">
        <w:t>out.println("Your IP address is " +request.getRemoteAddr());</w:t>
      </w:r>
    </w:p>
    <w:p w14:paraId="253E8F93" w14:textId="77777777" w:rsidR="002832F9" w:rsidRPr="00543A2D" w:rsidRDefault="002832F9" w:rsidP="002832F9">
      <w:pPr>
        <w:pStyle w:val="Code"/>
      </w:pPr>
      <w:r w:rsidRPr="00543A2D">
        <w:t>%&gt;</w:t>
      </w:r>
    </w:p>
    <w:p w14:paraId="6C16C268" w14:textId="77777777" w:rsidR="002832F9" w:rsidRDefault="002832F9" w:rsidP="002832F9">
      <w:pPr>
        <w:pStyle w:val="Heading3"/>
        <w:numPr>
          <w:ilvl w:val="2"/>
          <w:numId w:val="17"/>
        </w:numPr>
        <w:tabs>
          <w:tab w:val="clear" w:pos="1418"/>
          <w:tab w:val="num" w:pos="1588"/>
        </w:tabs>
        <w:ind w:left="1588" w:hanging="170"/>
      </w:pPr>
      <w:r w:rsidRPr="00543A2D">
        <w:t>Declarations:</w:t>
      </w:r>
    </w:p>
    <w:p w14:paraId="402CFEFA" w14:textId="77777777" w:rsidR="002832F9" w:rsidRPr="00543A2D" w:rsidRDefault="002832F9" w:rsidP="002832F9">
      <w:pPr>
        <w:pStyle w:val="Heading3"/>
        <w:numPr>
          <w:ilvl w:val="2"/>
          <w:numId w:val="17"/>
        </w:numPr>
        <w:tabs>
          <w:tab w:val="clear" w:pos="1418"/>
          <w:tab w:val="num" w:pos="1588"/>
        </w:tabs>
        <w:ind w:left="1588" w:hanging="170"/>
      </w:pPr>
      <w:r w:rsidRPr="00543A2D">
        <w:t>&lt;%! declaration; [declaration;]+... %&gt;</w:t>
      </w:r>
    </w:p>
    <w:p w14:paraId="193E8594" w14:textId="77777777" w:rsidR="002832F9" w:rsidRPr="00543A2D" w:rsidRDefault="002832F9" w:rsidP="002832F9">
      <w:pPr>
        <w:pStyle w:val="Body"/>
      </w:pPr>
      <w:r w:rsidRPr="00543A2D">
        <w:t>Example:</w:t>
      </w:r>
    </w:p>
    <w:p w14:paraId="0E97408E" w14:textId="77777777" w:rsidR="002832F9" w:rsidRPr="00543A2D" w:rsidRDefault="002832F9" w:rsidP="002832F9">
      <w:pPr>
        <w:pStyle w:val="Body"/>
      </w:pPr>
      <w:r w:rsidRPr="00543A2D">
        <w:t>&lt;%! int x, y, z; %&gt;</w:t>
      </w:r>
    </w:p>
    <w:p w14:paraId="5B944D7E" w14:textId="77777777" w:rsidR="002832F9" w:rsidRPr="00543A2D" w:rsidRDefault="002832F9" w:rsidP="002832F9">
      <w:pPr>
        <w:pStyle w:val="Body"/>
      </w:pPr>
      <w:r w:rsidRPr="00543A2D">
        <w:t>&lt;%! Circle x = new Circle(2.0); %&gt;</w:t>
      </w:r>
    </w:p>
    <w:p w14:paraId="636DC6AB" w14:textId="77777777" w:rsidR="002832F9" w:rsidRDefault="002832F9" w:rsidP="002832F9">
      <w:pPr>
        <w:pStyle w:val="Heading3"/>
        <w:numPr>
          <w:ilvl w:val="2"/>
          <w:numId w:val="17"/>
        </w:numPr>
        <w:tabs>
          <w:tab w:val="clear" w:pos="1418"/>
          <w:tab w:val="num" w:pos="1588"/>
        </w:tabs>
        <w:ind w:left="1588" w:hanging="170"/>
      </w:pPr>
      <w:r w:rsidRPr="00543A2D">
        <w:t xml:space="preserve">Expression </w:t>
      </w:r>
    </w:p>
    <w:p w14:paraId="056B7D8B" w14:textId="77777777" w:rsidR="002832F9" w:rsidRPr="00543A2D" w:rsidRDefault="002832F9" w:rsidP="002832F9">
      <w:pPr>
        <w:pStyle w:val="Body"/>
      </w:pPr>
      <w:r w:rsidRPr="00543A2D">
        <w:t>– java variable values transformed into a string and can be directly incorporated into a text part of the HTML. Syntax:</w:t>
      </w:r>
    </w:p>
    <w:p w14:paraId="07BBF4CC" w14:textId="77777777" w:rsidR="002832F9" w:rsidRPr="00543A2D" w:rsidRDefault="002832F9" w:rsidP="002832F9">
      <w:pPr>
        <w:pStyle w:val="Body"/>
      </w:pPr>
      <w:r w:rsidRPr="00543A2D">
        <w:t>&lt;%= expression %&gt;</w:t>
      </w:r>
    </w:p>
    <w:p w14:paraId="50AAEB88" w14:textId="77777777" w:rsidR="002832F9" w:rsidRPr="00543A2D" w:rsidRDefault="002832F9" w:rsidP="002832F9">
      <w:pPr>
        <w:pStyle w:val="Body"/>
      </w:pPr>
      <w:r w:rsidRPr="00543A2D">
        <w:t>Example:</w:t>
      </w:r>
    </w:p>
    <w:p w14:paraId="481AADCD" w14:textId="77777777" w:rsidR="002832F9" w:rsidRPr="00543A2D" w:rsidRDefault="002832F9" w:rsidP="002832F9">
      <w:pPr>
        <w:pStyle w:val="Body"/>
      </w:pPr>
      <w:r w:rsidRPr="00543A2D">
        <w:t>&lt;html&gt;</w:t>
      </w:r>
    </w:p>
    <w:p w14:paraId="428A72CE" w14:textId="77777777" w:rsidR="002832F9" w:rsidRPr="00543A2D" w:rsidRDefault="002832F9" w:rsidP="002832F9">
      <w:pPr>
        <w:pStyle w:val="Body"/>
      </w:pPr>
      <w:r w:rsidRPr="00543A2D">
        <w:t>&lt;head&gt;&lt;title&gt;Software Test and Tricks&lt;/title&gt;&lt;/head&gt;</w:t>
      </w:r>
    </w:p>
    <w:p w14:paraId="546320CD" w14:textId="77777777" w:rsidR="002832F9" w:rsidRPr="00543A2D" w:rsidRDefault="002832F9" w:rsidP="002832F9">
      <w:pPr>
        <w:pStyle w:val="Body"/>
      </w:pPr>
      <w:r w:rsidRPr="00543A2D">
        <w:t>&lt;body&gt;</w:t>
      </w:r>
    </w:p>
    <w:p w14:paraId="79EE3BC0" w14:textId="77777777" w:rsidR="002832F9" w:rsidRPr="00543A2D" w:rsidRDefault="002832F9" w:rsidP="002832F9">
      <w:pPr>
        <w:pStyle w:val="Body"/>
      </w:pPr>
      <w:r w:rsidRPr="00543A2D">
        <w:t>&lt;p&gt;Today's Date : &lt;%= (new java.util.Date()).toLocaleString() %&gt;&lt;/p&gt;</w:t>
      </w:r>
    </w:p>
    <w:p w14:paraId="43772870" w14:textId="77777777" w:rsidR="002832F9" w:rsidRPr="00543A2D" w:rsidRDefault="002832F9" w:rsidP="002832F9">
      <w:pPr>
        <w:pStyle w:val="Body"/>
      </w:pPr>
      <w:r w:rsidRPr="00543A2D">
        <w:t>&lt;/body&gt;</w:t>
      </w:r>
    </w:p>
    <w:p w14:paraId="4D573BE9" w14:textId="77777777" w:rsidR="002832F9" w:rsidRPr="00543A2D" w:rsidRDefault="002832F9" w:rsidP="002832F9">
      <w:pPr>
        <w:pStyle w:val="Body"/>
      </w:pPr>
      <w:r w:rsidRPr="00543A2D">
        <w:t>&lt;/html&gt;</w:t>
      </w:r>
    </w:p>
    <w:p w14:paraId="26A230B7" w14:textId="77777777" w:rsidR="002832F9" w:rsidRPr="00543A2D" w:rsidRDefault="002832F9" w:rsidP="002832F9">
      <w:pPr>
        <w:pStyle w:val="Body"/>
      </w:pPr>
      <w:r w:rsidRPr="00543A2D">
        <w:t>Comments</w:t>
      </w:r>
    </w:p>
    <w:p w14:paraId="37339281" w14:textId="77777777" w:rsidR="002832F9" w:rsidRPr="00543A2D" w:rsidRDefault="002832F9" w:rsidP="002832F9">
      <w:pPr>
        <w:pStyle w:val="Body"/>
      </w:pPr>
      <w:r w:rsidRPr="00543A2D">
        <w:t>&lt;%-- Software Tips and Tricks --%&gt;</w:t>
      </w:r>
    </w:p>
    <w:p w14:paraId="50883747" w14:textId="77777777" w:rsidR="002832F9" w:rsidRPr="00543A2D" w:rsidRDefault="002832F9" w:rsidP="002832F9">
      <w:pPr>
        <w:pStyle w:val="Body"/>
      </w:pPr>
      <w:r w:rsidRPr="00543A2D">
        <w:t>&lt;!– comment &gt;</w:t>
      </w:r>
    </w:p>
    <w:p w14:paraId="14BD8586" w14:textId="77777777" w:rsidR="002832F9" w:rsidRPr="00543A2D" w:rsidRDefault="002832F9" w:rsidP="002832F9">
      <w:pPr>
        <w:pStyle w:val="Body"/>
      </w:pPr>
    </w:p>
    <w:p w14:paraId="45B81A48" w14:textId="77777777" w:rsidR="002832F9" w:rsidRPr="00543A2D" w:rsidRDefault="002832F9" w:rsidP="002832F9">
      <w:pPr>
        <w:pStyle w:val="Heading3"/>
        <w:numPr>
          <w:ilvl w:val="2"/>
          <w:numId w:val="17"/>
        </w:numPr>
        <w:tabs>
          <w:tab w:val="clear" w:pos="1418"/>
          <w:tab w:val="num" w:pos="1588"/>
        </w:tabs>
        <w:ind w:left="1588" w:hanging="170"/>
      </w:pPr>
      <w:r w:rsidRPr="00543A2D">
        <w:t>Directives:</w:t>
      </w:r>
    </w:p>
    <w:p w14:paraId="42D50343" w14:textId="77777777" w:rsidR="002832F9" w:rsidRPr="00543A2D" w:rsidRDefault="002832F9" w:rsidP="002832F9">
      <w:pPr>
        <w:pStyle w:val="Body"/>
        <w:widowControl/>
        <w:numPr>
          <w:ilvl w:val="0"/>
          <w:numId w:val="7"/>
        </w:numPr>
        <w:spacing w:after="0"/>
      </w:pPr>
      <w:r w:rsidRPr="00543A2D">
        <w:t>&lt;%@page...%&gt; - define page attributes like error page, scripting language or buffering requirements</w:t>
      </w:r>
    </w:p>
    <w:p w14:paraId="00EB09A5" w14:textId="77777777" w:rsidR="002832F9" w:rsidRPr="00543A2D" w:rsidRDefault="002832F9" w:rsidP="002832F9">
      <w:pPr>
        <w:pStyle w:val="Body"/>
      </w:pPr>
      <w:r w:rsidRPr="00543A2D">
        <w:t>&lt;%@include...%&gt; - includes a specific file used during the translation phase of the JSP life cycle</w:t>
      </w:r>
    </w:p>
    <w:p w14:paraId="53DDAC6C" w14:textId="77777777" w:rsidR="002832F9" w:rsidRDefault="002832F9" w:rsidP="002832F9">
      <w:pPr>
        <w:pStyle w:val="Body"/>
      </w:pPr>
      <w:r w:rsidRPr="00543A2D">
        <w:t>&lt;%@taglib…%&gt; - used for declaring tab library and custom actions required in the JSP page</w:t>
      </w:r>
    </w:p>
    <w:p w14:paraId="7A2C8EE3" w14:textId="77777777" w:rsidR="002832F9" w:rsidRDefault="002832F9" w:rsidP="002832F9">
      <w:pPr>
        <w:pStyle w:val="Heading3"/>
        <w:numPr>
          <w:ilvl w:val="2"/>
          <w:numId w:val="17"/>
        </w:numPr>
        <w:tabs>
          <w:tab w:val="clear" w:pos="1418"/>
          <w:tab w:val="num" w:pos="1588"/>
        </w:tabs>
        <w:ind w:left="1588" w:hanging="170"/>
      </w:pPr>
      <w:r>
        <w:lastRenderedPageBreak/>
        <w:t>Actions</w:t>
      </w:r>
    </w:p>
    <w:p w14:paraId="1A729619" w14:textId="77777777" w:rsidR="002832F9" w:rsidRDefault="002832F9" w:rsidP="002832F9">
      <w:pPr>
        <w:pStyle w:val="Body"/>
      </w:pPr>
      <w:r>
        <w:t>Pre-defined functions that are used for controlling the servlet engine’s behaviour.</w:t>
      </w:r>
    </w:p>
    <w:p w14:paraId="38F50BD5" w14:textId="77777777" w:rsidR="002832F9" w:rsidRDefault="002832F9" w:rsidP="002832F9">
      <w:pPr>
        <w:pStyle w:val="Body"/>
      </w:pPr>
      <w:r>
        <w:t>Syntax:</w:t>
      </w:r>
    </w:p>
    <w:p w14:paraId="2BD3C08C" w14:textId="77777777" w:rsidR="002832F9" w:rsidRPr="003149A6" w:rsidRDefault="002832F9" w:rsidP="002832F9">
      <w:pPr>
        <w:pStyle w:val="Code"/>
        <w:ind w:left="1418"/>
      </w:pPr>
      <w:r w:rsidRPr="003149A6">
        <w:t>&lt;jsp:action_name attribute = "value" /&gt;</w:t>
      </w:r>
    </w:p>
    <w:p w14:paraId="758E905A" w14:textId="77777777" w:rsidR="002832F9" w:rsidRPr="003149A6" w:rsidRDefault="002832F9" w:rsidP="002832F9">
      <w:pPr>
        <w:pStyle w:val="Body"/>
      </w:pPr>
      <w:r w:rsidRPr="003149A6">
        <w:t>We are listing some significant JSP actions and their description below:</w:t>
      </w:r>
    </w:p>
    <w:p w14:paraId="7944B032" w14:textId="77777777" w:rsidR="002832F9" w:rsidRPr="003149A6" w:rsidRDefault="002832F9" w:rsidP="002832F9">
      <w:pPr>
        <w:pStyle w:val="Body"/>
        <w:widowControl/>
        <w:numPr>
          <w:ilvl w:val="0"/>
          <w:numId w:val="23"/>
        </w:numPr>
        <w:spacing w:after="0"/>
      </w:pPr>
      <w:r w:rsidRPr="003149A6">
        <w:t>jsp:useBean: This action instantiates or identifies a JavaBean. </w:t>
      </w:r>
      <w:r>
        <w:br/>
      </w:r>
      <w:r w:rsidRPr="003149A6">
        <w:t>&lt;jsp:useBean id = "{beanName}" class = "{package.class in Java code}" /&gt;</w:t>
      </w:r>
    </w:p>
    <w:p w14:paraId="5B2876C2" w14:textId="77777777" w:rsidR="002832F9" w:rsidRDefault="002832F9" w:rsidP="002832F9">
      <w:pPr>
        <w:pStyle w:val="Body"/>
        <w:widowControl/>
        <w:numPr>
          <w:ilvl w:val="0"/>
          <w:numId w:val="23"/>
        </w:numPr>
        <w:spacing w:after="0"/>
      </w:pPr>
      <w:r w:rsidRPr="003149A6">
        <w:t>jsp:setProperty: This action fixes the JavaBean property.</w:t>
      </w:r>
    </w:p>
    <w:p w14:paraId="3A60CF69" w14:textId="77777777" w:rsidR="002832F9" w:rsidRDefault="002832F9" w:rsidP="002832F9">
      <w:pPr>
        <w:pStyle w:val="Body"/>
        <w:widowControl/>
        <w:numPr>
          <w:ilvl w:val="0"/>
          <w:numId w:val="23"/>
        </w:numPr>
        <w:spacing w:after="0"/>
      </w:pPr>
      <w:r w:rsidRPr="003149A6">
        <w:t>jsp:getProperty: You can use the jsp:getProperty action for adding the JavaBean property into the output. </w:t>
      </w:r>
    </w:p>
    <w:p w14:paraId="2F01CE4E" w14:textId="77777777" w:rsidR="002832F9" w:rsidRDefault="002832F9" w:rsidP="002832F9">
      <w:pPr>
        <w:pStyle w:val="Body"/>
      </w:pPr>
      <w:r>
        <w:t>Example:</w:t>
      </w:r>
    </w:p>
    <w:p w14:paraId="73545409" w14:textId="77777777" w:rsidR="002832F9" w:rsidRDefault="002832F9" w:rsidP="002832F9">
      <w:pPr>
        <w:pStyle w:val="Body"/>
      </w:pPr>
    </w:p>
    <w:p w14:paraId="0528C4F9" w14:textId="77777777" w:rsidR="002832F9" w:rsidRPr="003149A6" w:rsidRDefault="002832F9" w:rsidP="002832F9">
      <w:pPr>
        <w:pStyle w:val="Body"/>
        <w:rPr>
          <w:b/>
          <w:bCs/>
        </w:rPr>
      </w:pPr>
      <w:r w:rsidRPr="003149A6">
        <w:rPr>
          <w:b/>
          <w:bCs/>
        </w:rPr>
        <w:t xml:space="preserve">ExampleBean.java: </w:t>
      </w:r>
    </w:p>
    <w:p w14:paraId="081946EC" w14:textId="77777777" w:rsidR="002832F9" w:rsidRPr="003149A6" w:rsidRDefault="002832F9" w:rsidP="002832F9">
      <w:pPr>
        <w:pStyle w:val="Code"/>
        <w:rPr>
          <w:bdr w:val="none" w:sz="0" w:space="0" w:color="auto" w:frame="1"/>
        </w:rPr>
      </w:pPr>
      <w:r w:rsidRPr="003149A6">
        <w:rPr>
          <w:bdr w:val="none" w:sz="0" w:space="0" w:color="auto" w:frame="1"/>
        </w:rPr>
        <w:t>package action;</w:t>
      </w:r>
    </w:p>
    <w:p w14:paraId="4CC283A1" w14:textId="77777777" w:rsidR="002832F9" w:rsidRPr="003149A6" w:rsidRDefault="002832F9" w:rsidP="002832F9">
      <w:pPr>
        <w:pStyle w:val="Code"/>
        <w:rPr>
          <w:bdr w:val="none" w:sz="0" w:space="0" w:color="auto" w:frame="1"/>
        </w:rPr>
      </w:pPr>
    </w:p>
    <w:p w14:paraId="5D40A4A8" w14:textId="77777777" w:rsidR="002832F9" w:rsidRPr="003149A6" w:rsidRDefault="002832F9" w:rsidP="002832F9">
      <w:pPr>
        <w:pStyle w:val="Code"/>
        <w:rPr>
          <w:bdr w:val="none" w:sz="0" w:space="0" w:color="auto" w:frame="1"/>
        </w:rPr>
      </w:pPr>
      <w:r w:rsidRPr="003149A6">
        <w:rPr>
          <w:bdr w:val="none" w:sz="0" w:space="0" w:color="auto" w:frame="1"/>
        </w:rPr>
        <w:t>public class ExampleBean {</w:t>
      </w:r>
    </w:p>
    <w:p w14:paraId="13F9B3D3" w14:textId="77777777" w:rsidR="002832F9" w:rsidRPr="003149A6" w:rsidRDefault="002832F9" w:rsidP="002832F9">
      <w:pPr>
        <w:pStyle w:val="Code"/>
        <w:rPr>
          <w:bdr w:val="none" w:sz="0" w:space="0" w:color="auto" w:frame="1"/>
        </w:rPr>
      </w:pPr>
      <w:r w:rsidRPr="003149A6">
        <w:rPr>
          <w:bdr w:val="none" w:sz="0" w:space="0" w:color="auto" w:frame="1"/>
        </w:rPr>
        <w:t xml:space="preserve">  private String msg = "There is no message here!";</w:t>
      </w:r>
    </w:p>
    <w:p w14:paraId="6D74639E" w14:textId="77777777" w:rsidR="002832F9" w:rsidRPr="003149A6" w:rsidRDefault="002832F9" w:rsidP="002832F9">
      <w:pPr>
        <w:pStyle w:val="Code"/>
        <w:rPr>
          <w:bdr w:val="none" w:sz="0" w:space="0" w:color="auto" w:frame="1"/>
        </w:rPr>
      </w:pPr>
    </w:p>
    <w:p w14:paraId="251E868E" w14:textId="77777777" w:rsidR="002832F9" w:rsidRPr="003149A6" w:rsidRDefault="002832F9" w:rsidP="002832F9">
      <w:pPr>
        <w:pStyle w:val="Code"/>
        <w:rPr>
          <w:bdr w:val="none" w:sz="0" w:space="0" w:color="auto" w:frame="1"/>
        </w:rPr>
      </w:pPr>
      <w:r w:rsidRPr="003149A6">
        <w:rPr>
          <w:bdr w:val="none" w:sz="0" w:space="0" w:color="auto" w:frame="1"/>
        </w:rPr>
        <w:t xml:space="preserve">  public String getMsg() {</w:t>
      </w:r>
    </w:p>
    <w:p w14:paraId="1F1CCDA1" w14:textId="77777777" w:rsidR="002832F9" w:rsidRPr="003149A6" w:rsidRDefault="002832F9" w:rsidP="002832F9">
      <w:pPr>
        <w:pStyle w:val="Code"/>
        <w:rPr>
          <w:bdr w:val="none" w:sz="0" w:space="0" w:color="auto" w:frame="1"/>
        </w:rPr>
      </w:pPr>
      <w:r w:rsidRPr="003149A6">
        <w:rPr>
          <w:bdr w:val="none" w:sz="0" w:space="0" w:color="auto" w:frame="1"/>
        </w:rPr>
        <w:t xml:space="preserve">      return(msg);</w:t>
      </w:r>
    </w:p>
    <w:p w14:paraId="2F095D60" w14:textId="77777777" w:rsidR="002832F9" w:rsidRPr="003149A6" w:rsidRDefault="002832F9" w:rsidP="002832F9">
      <w:pPr>
        <w:pStyle w:val="Code"/>
        <w:rPr>
          <w:bdr w:val="none" w:sz="0" w:space="0" w:color="auto" w:frame="1"/>
        </w:rPr>
      </w:pPr>
      <w:r w:rsidRPr="003149A6">
        <w:rPr>
          <w:bdr w:val="none" w:sz="0" w:space="0" w:color="auto" w:frame="1"/>
        </w:rPr>
        <w:t xml:space="preserve">  }</w:t>
      </w:r>
    </w:p>
    <w:p w14:paraId="154FF515" w14:textId="77777777" w:rsidR="002832F9" w:rsidRPr="003149A6" w:rsidRDefault="002832F9" w:rsidP="002832F9">
      <w:pPr>
        <w:pStyle w:val="Code"/>
        <w:rPr>
          <w:bdr w:val="none" w:sz="0" w:space="0" w:color="auto" w:frame="1"/>
        </w:rPr>
      </w:pPr>
      <w:r w:rsidRPr="003149A6">
        <w:rPr>
          <w:bdr w:val="none" w:sz="0" w:space="0" w:color="auto" w:frame="1"/>
        </w:rPr>
        <w:t xml:space="preserve">  public void setMsg(String msg) {</w:t>
      </w:r>
    </w:p>
    <w:p w14:paraId="3779EBDD" w14:textId="77777777" w:rsidR="002832F9" w:rsidRPr="003149A6" w:rsidRDefault="002832F9" w:rsidP="002832F9">
      <w:pPr>
        <w:pStyle w:val="Code"/>
        <w:rPr>
          <w:bdr w:val="none" w:sz="0" w:space="0" w:color="auto" w:frame="1"/>
        </w:rPr>
      </w:pPr>
      <w:r w:rsidRPr="003149A6">
        <w:rPr>
          <w:bdr w:val="none" w:sz="0" w:space="0" w:color="auto" w:frame="1"/>
        </w:rPr>
        <w:t xml:space="preserve">      this.msg = msg;</w:t>
      </w:r>
    </w:p>
    <w:p w14:paraId="5B5A50D4" w14:textId="77777777" w:rsidR="002832F9" w:rsidRPr="003149A6" w:rsidRDefault="002832F9" w:rsidP="002832F9">
      <w:pPr>
        <w:pStyle w:val="Code"/>
        <w:rPr>
          <w:bdr w:val="none" w:sz="0" w:space="0" w:color="auto" w:frame="1"/>
        </w:rPr>
      </w:pPr>
      <w:r w:rsidRPr="003149A6">
        <w:rPr>
          <w:bdr w:val="none" w:sz="0" w:space="0" w:color="auto" w:frame="1"/>
        </w:rPr>
        <w:t xml:space="preserve">  }</w:t>
      </w:r>
    </w:p>
    <w:p w14:paraId="32DBC329" w14:textId="77777777" w:rsidR="002832F9" w:rsidRPr="003149A6" w:rsidRDefault="002832F9" w:rsidP="002832F9">
      <w:pPr>
        <w:pStyle w:val="Code"/>
        <w:rPr>
          <w:rFonts w:ascii="inherit" w:hAnsi="inherit"/>
          <w:sz w:val="33"/>
          <w:szCs w:val="33"/>
        </w:rPr>
      </w:pPr>
      <w:r w:rsidRPr="003149A6">
        <w:rPr>
          <w:bdr w:val="none" w:sz="0" w:space="0" w:color="auto" w:frame="1"/>
        </w:rPr>
        <w:t>}</w:t>
      </w:r>
    </w:p>
    <w:p w14:paraId="33DAD62F" w14:textId="77777777" w:rsidR="002832F9" w:rsidRDefault="002832F9" w:rsidP="002832F9">
      <w:pPr>
        <w:pStyle w:val="Body"/>
        <w:ind w:left="0"/>
      </w:pPr>
      <w:r w:rsidRPr="003149A6">
        <w:rPr>
          <w:b/>
          <w:bCs/>
        </w:rPr>
        <w:t>Html file:</w:t>
      </w:r>
    </w:p>
    <w:p w14:paraId="6D579E31" w14:textId="77777777" w:rsidR="002832F9" w:rsidRPr="003149A6" w:rsidRDefault="002832F9" w:rsidP="002832F9">
      <w:pPr>
        <w:pStyle w:val="Code"/>
        <w:rPr>
          <w:bdr w:val="none" w:sz="0" w:space="0" w:color="auto" w:frame="1"/>
        </w:rPr>
      </w:pPr>
      <w:r w:rsidRPr="003149A6">
        <w:rPr>
          <w:bdr w:val="none" w:sz="0" w:space="0" w:color="auto" w:frame="1"/>
        </w:rPr>
        <w:t>&lt;html&gt;</w:t>
      </w:r>
    </w:p>
    <w:p w14:paraId="555CA4D4" w14:textId="77777777" w:rsidR="002832F9" w:rsidRPr="003149A6" w:rsidRDefault="002832F9" w:rsidP="002832F9">
      <w:pPr>
        <w:pStyle w:val="Code"/>
        <w:rPr>
          <w:bdr w:val="none" w:sz="0" w:space="0" w:color="auto" w:frame="1"/>
        </w:rPr>
      </w:pPr>
      <w:r w:rsidRPr="003149A6">
        <w:rPr>
          <w:bdr w:val="none" w:sz="0" w:space="0" w:color="auto" w:frame="1"/>
        </w:rPr>
        <w:t xml:space="preserve"> </w:t>
      </w:r>
    </w:p>
    <w:p w14:paraId="5E2C2990" w14:textId="77777777" w:rsidR="002832F9" w:rsidRPr="003149A6" w:rsidRDefault="002832F9" w:rsidP="002832F9">
      <w:pPr>
        <w:pStyle w:val="Code"/>
        <w:rPr>
          <w:bdr w:val="none" w:sz="0" w:space="0" w:color="auto" w:frame="1"/>
        </w:rPr>
      </w:pPr>
      <w:r w:rsidRPr="003149A6">
        <w:rPr>
          <w:bdr w:val="none" w:sz="0" w:space="0" w:color="auto" w:frame="1"/>
        </w:rPr>
        <w:t xml:space="preserve">  &lt;head&gt;</w:t>
      </w:r>
    </w:p>
    <w:p w14:paraId="5F435D44" w14:textId="77777777" w:rsidR="002832F9" w:rsidRPr="003149A6" w:rsidRDefault="002832F9" w:rsidP="002832F9">
      <w:pPr>
        <w:pStyle w:val="Code"/>
        <w:rPr>
          <w:bdr w:val="none" w:sz="0" w:space="0" w:color="auto" w:frame="1"/>
        </w:rPr>
      </w:pPr>
      <w:r w:rsidRPr="003149A6">
        <w:rPr>
          <w:bdr w:val="none" w:sz="0" w:space="0" w:color="auto" w:frame="1"/>
        </w:rPr>
        <w:t xml:space="preserve">      &lt;title&gt;setProperty and getProperty Actions in JSP&lt;/title&gt;</w:t>
      </w:r>
    </w:p>
    <w:p w14:paraId="365DDF62" w14:textId="77777777" w:rsidR="002832F9" w:rsidRPr="003149A6" w:rsidRDefault="002832F9" w:rsidP="002832F9">
      <w:pPr>
        <w:pStyle w:val="Code"/>
        <w:rPr>
          <w:bdr w:val="none" w:sz="0" w:space="0" w:color="auto" w:frame="1"/>
        </w:rPr>
      </w:pPr>
      <w:r w:rsidRPr="003149A6">
        <w:rPr>
          <w:bdr w:val="none" w:sz="0" w:space="0" w:color="auto" w:frame="1"/>
        </w:rPr>
        <w:t xml:space="preserve">  &lt;/head&gt;</w:t>
      </w:r>
    </w:p>
    <w:p w14:paraId="4A4F78BC" w14:textId="77777777" w:rsidR="002832F9" w:rsidRPr="003149A6" w:rsidRDefault="002832F9" w:rsidP="002832F9">
      <w:pPr>
        <w:pStyle w:val="Code"/>
        <w:rPr>
          <w:bdr w:val="none" w:sz="0" w:space="0" w:color="auto" w:frame="1"/>
        </w:rPr>
      </w:pPr>
      <w:r w:rsidRPr="003149A6">
        <w:rPr>
          <w:bdr w:val="none" w:sz="0" w:space="0" w:color="auto" w:frame="1"/>
        </w:rPr>
        <w:t xml:space="preserve"> </w:t>
      </w:r>
    </w:p>
    <w:p w14:paraId="65D79EBC" w14:textId="77777777" w:rsidR="002832F9" w:rsidRPr="003149A6" w:rsidRDefault="002832F9" w:rsidP="002832F9">
      <w:pPr>
        <w:pStyle w:val="Code"/>
        <w:rPr>
          <w:bdr w:val="none" w:sz="0" w:space="0" w:color="auto" w:frame="1"/>
        </w:rPr>
      </w:pPr>
      <w:r w:rsidRPr="003149A6">
        <w:rPr>
          <w:bdr w:val="none" w:sz="0" w:space="0" w:color="auto" w:frame="1"/>
        </w:rPr>
        <w:t xml:space="preserve">  &lt;body&gt;</w:t>
      </w:r>
    </w:p>
    <w:p w14:paraId="1BF1755B" w14:textId="77777777" w:rsidR="002832F9" w:rsidRPr="003149A6" w:rsidRDefault="002832F9" w:rsidP="002832F9">
      <w:pPr>
        <w:pStyle w:val="Code"/>
        <w:rPr>
          <w:bdr w:val="none" w:sz="0" w:space="0" w:color="auto" w:frame="1"/>
        </w:rPr>
      </w:pPr>
      <w:r w:rsidRPr="003149A6">
        <w:rPr>
          <w:bdr w:val="none" w:sz="0" w:space="0" w:color="auto" w:frame="1"/>
        </w:rPr>
        <w:t xml:space="preserve">      &lt;center&gt;</w:t>
      </w:r>
    </w:p>
    <w:p w14:paraId="192FDC7B" w14:textId="77777777" w:rsidR="002832F9" w:rsidRPr="003149A6" w:rsidRDefault="002832F9" w:rsidP="002832F9">
      <w:pPr>
        <w:pStyle w:val="Code"/>
        <w:rPr>
          <w:bdr w:val="none" w:sz="0" w:space="0" w:color="auto" w:frame="1"/>
        </w:rPr>
      </w:pPr>
      <w:r w:rsidRPr="003149A6">
        <w:rPr>
          <w:bdr w:val="none" w:sz="0" w:space="0" w:color="auto" w:frame="1"/>
        </w:rPr>
        <w:t xml:space="preserve">        &lt;h2&gt;setProperty and getProperty Actions in JSP&lt;/h2&gt;</w:t>
      </w:r>
    </w:p>
    <w:p w14:paraId="5C2A2BE8" w14:textId="77777777" w:rsidR="002832F9" w:rsidRPr="003149A6" w:rsidRDefault="002832F9" w:rsidP="002832F9">
      <w:pPr>
        <w:pStyle w:val="Code"/>
        <w:rPr>
          <w:bdr w:val="none" w:sz="0" w:space="0" w:color="auto" w:frame="1"/>
        </w:rPr>
      </w:pPr>
      <w:r w:rsidRPr="003149A6">
        <w:rPr>
          <w:bdr w:val="none" w:sz="0" w:space="0" w:color="auto" w:frame="1"/>
        </w:rPr>
        <w:t xml:space="preserve">        &lt;jsp:useBean id = "example" class = "action.ExampleBean" /&gt;</w:t>
      </w:r>
    </w:p>
    <w:p w14:paraId="58E33939" w14:textId="77777777" w:rsidR="002832F9" w:rsidRPr="003149A6" w:rsidRDefault="002832F9" w:rsidP="002832F9">
      <w:pPr>
        <w:pStyle w:val="Code"/>
        <w:rPr>
          <w:bdr w:val="none" w:sz="0" w:space="0" w:color="auto" w:frame="1"/>
        </w:rPr>
      </w:pPr>
      <w:r w:rsidRPr="003149A6">
        <w:rPr>
          <w:bdr w:val="none" w:sz="0" w:space="0" w:color="auto" w:frame="1"/>
        </w:rPr>
        <w:t xml:space="preserve">        &lt;jsp:setProperty name = "example"  property = "msg"</w:t>
      </w:r>
    </w:p>
    <w:p w14:paraId="201726A9" w14:textId="77777777" w:rsidR="002832F9" w:rsidRPr="003149A6" w:rsidRDefault="002832F9" w:rsidP="002832F9">
      <w:pPr>
        <w:pStyle w:val="Code"/>
        <w:rPr>
          <w:bdr w:val="none" w:sz="0" w:space="0" w:color="auto" w:frame="1"/>
        </w:rPr>
      </w:pPr>
      <w:r w:rsidRPr="003149A6">
        <w:rPr>
          <w:bdr w:val="none" w:sz="0" w:space="0" w:color="auto" w:frame="1"/>
        </w:rPr>
        <w:t xml:space="preserve">            value = "Welcome to Software Tips and Tricks..." /&gt;</w:t>
      </w:r>
    </w:p>
    <w:p w14:paraId="3332EAE6" w14:textId="77777777" w:rsidR="002832F9" w:rsidRPr="003149A6" w:rsidRDefault="002832F9" w:rsidP="002832F9">
      <w:pPr>
        <w:pStyle w:val="Code"/>
        <w:rPr>
          <w:bdr w:val="none" w:sz="0" w:space="0" w:color="auto" w:frame="1"/>
        </w:rPr>
      </w:pPr>
      <w:r w:rsidRPr="003149A6">
        <w:rPr>
          <w:bdr w:val="none" w:sz="0" w:space="0" w:color="auto" w:frame="1"/>
        </w:rPr>
        <w:t xml:space="preserve">           </w:t>
      </w:r>
    </w:p>
    <w:p w14:paraId="436A5AA9" w14:textId="77777777" w:rsidR="002832F9" w:rsidRPr="003149A6" w:rsidRDefault="002832F9" w:rsidP="002832F9">
      <w:pPr>
        <w:pStyle w:val="Code"/>
        <w:rPr>
          <w:bdr w:val="none" w:sz="0" w:space="0" w:color="auto" w:frame="1"/>
        </w:rPr>
      </w:pPr>
      <w:r w:rsidRPr="003149A6">
        <w:rPr>
          <w:bdr w:val="none" w:sz="0" w:space="0" w:color="auto" w:frame="1"/>
        </w:rPr>
        <w:t xml:space="preserve">        &lt;p&gt;The Message is....&lt;/p&gt;</w:t>
      </w:r>
    </w:p>
    <w:p w14:paraId="6224EED1" w14:textId="77777777" w:rsidR="002832F9" w:rsidRPr="003149A6" w:rsidRDefault="002832F9" w:rsidP="002832F9">
      <w:pPr>
        <w:pStyle w:val="Code"/>
        <w:rPr>
          <w:bdr w:val="none" w:sz="0" w:space="0" w:color="auto" w:frame="1"/>
        </w:rPr>
      </w:pPr>
      <w:r w:rsidRPr="003149A6">
        <w:rPr>
          <w:bdr w:val="none" w:sz="0" w:space="0" w:color="auto" w:frame="1"/>
        </w:rPr>
        <w:t xml:space="preserve">        &lt;jsp:getProperty name = "example" property = "msg" /&gt;</w:t>
      </w:r>
    </w:p>
    <w:p w14:paraId="3DEAB792" w14:textId="77777777" w:rsidR="002832F9" w:rsidRPr="003149A6" w:rsidRDefault="002832F9" w:rsidP="002832F9">
      <w:pPr>
        <w:pStyle w:val="Code"/>
        <w:rPr>
          <w:bdr w:val="none" w:sz="0" w:space="0" w:color="auto" w:frame="1"/>
        </w:rPr>
      </w:pPr>
      <w:r w:rsidRPr="003149A6">
        <w:rPr>
          <w:bdr w:val="none" w:sz="0" w:space="0" w:color="auto" w:frame="1"/>
        </w:rPr>
        <w:t xml:space="preserve">      &lt;/center&gt;</w:t>
      </w:r>
    </w:p>
    <w:p w14:paraId="7091283D" w14:textId="77777777" w:rsidR="002832F9" w:rsidRPr="003149A6" w:rsidRDefault="002832F9" w:rsidP="002832F9">
      <w:pPr>
        <w:pStyle w:val="Code"/>
        <w:rPr>
          <w:bdr w:val="none" w:sz="0" w:space="0" w:color="auto" w:frame="1"/>
        </w:rPr>
      </w:pPr>
      <w:r w:rsidRPr="003149A6">
        <w:rPr>
          <w:bdr w:val="none" w:sz="0" w:space="0" w:color="auto" w:frame="1"/>
        </w:rPr>
        <w:t xml:space="preserve">  &lt;/body&gt;</w:t>
      </w:r>
    </w:p>
    <w:p w14:paraId="0BC1A1F3" w14:textId="77777777" w:rsidR="002832F9" w:rsidRPr="003149A6" w:rsidRDefault="002832F9" w:rsidP="002832F9">
      <w:pPr>
        <w:pStyle w:val="Code"/>
        <w:rPr>
          <w:rFonts w:ascii="inherit" w:hAnsi="inherit"/>
          <w:sz w:val="33"/>
          <w:szCs w:val="33"/>
        </w:rPr>
      </w:pPr>
      <w:r w:rsidRPr="003149A6">
        <w:rPr>
          <w:bdr w:val="none" w:sz="0" w:space="0" w:color="auto" w:frame="1"/>
        </w:rPr>
        <w:t>&lt;/html&gt;</w:t>
      </w:r>
    </w:p>
    <w:p w14:paraId="1E6EAF70" w14:textId="77777777" w:rsidR="002832F9" w:rsidRPr="003149A6" w:rsidRDefault="002832F9" w:rsidP="002832F9">
      <w:pPr>
        <w:pStyle w:val="Body"/>
      </w:pPr>
    </w:p>
    <w:p w14:paraId="174D0C18" w14:textId="77777777" w:rsidR="002832F9" w:rsidRPr="003149A6" w:rsidRDefault="002832F9" w:rsidP="002832F9">
      <w:pPr>
        <w:pStyle w:val="Body"/>
        <w:widowControl/>
        <w:numPr>
          <w:ilvl w:val="0"/>
          <w:numId w:val="23"/>
        </w:numPr>
        <w:spacing w:after="0"/>
      </w:pPr>
      <w:r w:rsidRPr="003149A6">
        <w:t>jsp:include: When the user requests the page, this action adds the file. </w:t>
      </w:r>
    </w:p>
    <w:p w14:paraId="01D5B53C" w14:textId="77777777" w:rsidR="002832F9" w:rsidRPr="003149A6" w:rsidRDefault="002832F9" w:rsidP="002832F9">
      <w:pPr>
        <w:pStyle w:val="Body"/>
        <w:widowControl/>
        <w:numPr>
          <w:ilvl w:val="0"/>
          <w:numId w:val="23"/>
        </w:numPr>
        <w:spacing w:after="0"/>
      </w:pPr>
      <w:r w:rsidRPr="003149A6">
        <w:t>jsp:plugin: It creates an OBJECT or EMBED tag and browser-specific code for the Java Plugin. </w:t>
      </w:r>
    </w:p>
    <w:p w14:paraId="7E968154" w14:textId="77777777" w:rsidR="002832F9" w:rsidRPr="003149A6" w:rsidRDefault="002832F9" w:rsidP="002832F9">
      <w:pPr>
        <w:pStyle w:val="Body"/>
        <w:widowControl/>
        <w:numPr>
          <w:ilvl w:val="0"/>
          <w:numId w:val="23"/>
        </w:numPr>
        <w:spacing w:after="0"/>
      </w:pPr>
      <w:r w:rsidRPr="003149A6">
        <w:t>jsp:attribute: This action is used for defining the XML element’s attribute that is dynamically-defined. </w:t>
      </w:r>
    </w:p>
    <w:p w14:paraId="6EEC7F1B" w14:textId="77777777" w:rsidR="002832F9" w:rsidRPr="00F85C29" w:rsidRDefault="002832F9" w:rsidP="002832F9">
      <w:pPr>
        <w:pStyle w:val="Body"/>
        <w:widowControl/>
        <w:numPr>
          <w:ilvl w:val="0"/>
          <w:numId w:val="23"/>
        </w:numPr>
        <w:spacing w:after="0"/>
        <w:rPr>
          <w:rFonts w:ascii="inherit" w:hAnsi="inherit"/>
          <w:color w:val="3A3A3A"/>
          <w:sz w:val="33"/>
          <w:szCs w:val="33"/>
        </w:rPr>
      </w:pPr>
      <w:r w:rsidRPr="003149A6">
        <w:t>jsp:forward: This action takes the user to the new page</w:t>
      </w:r>
      <w:r>
        <w:t xml:space="preserve"> (redirects):</w:t>
      </w:r>
      <w:r>
        <w:br/>
      </w:r>
      <w:r w:rsidRPr="00F85C29">
        <w:rPr>
          <w:rStyle w:val="CodeChar"/>
        </w:rPr>
        <w:t>&lt;jsp:forward page ="Relative URL" /&gt;</w:t>
      </w:r>
    </w:p>
    <w:p w14:paraId="01D52EDD" w14:textId="77777777" w:rsidR="002832F9" w:rsidRPr="003149A6" w:rsidRDefault="002832F9" w:rsidP="002832F9">
      <w:pPr>
        <w:pStyle w:val="Body"/>
        <w:widowControl/>
        <w:numPr>
          <w:ilvl w:val="0"/>
          <w:numId w:val="23"/>
        </w:numPr>
        <w:spacing w:after="0"/>
      </w:pPr>
      <w:r w:rsidRPr="003149A6">
        <w:t>. </w:t>
      </w:r>
    </w:p>
    <w:p w14:paraId="6A739818" w14:textId="77777777" w:rsidR="002832F9" w:rsidRPr="003149A6" w:rsidRDefault="002832F9" w:rsidP="002832F9">
      <w:pPr>
        <w:pStyle w:val="Body"/>
        <w:widowControl/>
        <w:numPr>
          <w:ilvl w:val="0"/>
          <w:numId w:val="23"/>
        </w:numPr>
        <w:spacing w:after="0"/>
      </w:pPr>
      <w:r w:rsidRPr="003149A6">
        <w:t>jsp:element: When you need to define XML elements dynamically, use this action. </w:t>
      </w:r>
    </w:p>
    <w:p w14:paraId="6F9EB952" w14:textId="77777777" w:rsidR="002832F9" w:rsidRPr="003149A6" w:rsidRDefault="002832F9" w:rsidP="002832F9">
      <w:pPr>
        <w:pStyle w:val="Body"/>
        <w:widowControl/>
        <w:numPr>
          <w:ilvl w:val="0"/>
          <w:numId w:val="23"/>
        </w:numPr>
        <w:spacing w:after="0"/>
      </w:pPr>
      <w:r w:rsidRPr="003149A6">
        <w:t>jsp:text: This action enables users to add the template text to the JSP page. </w:t>
      </w:r>
    </w:p>
    <w:p w14:paraId="37385F26" w14:textId="77777777" w:rsidR="002832F9" w:rsidRPr="00543A2D" w:rsidRDefault="002832F9" w:rsidP="002832F9">
      <w:pPr>
        <w:pStyle w:val="Body"/>
        <w:widowControl/>
        <w:numPr>
          <w:ilvl w:val="0"/>
          <w:numId w:val="23"/>
        </w:numPr>
        <w:spacing w:after="0"/>
        <w:rPr>
          <w:rFonts w:ascii="Arial" w:hAnsi="Arial" w:cs="Arial"/>
          <w:sz w:val="33"/>
          <w:szCs w:val="33"/>
        </w:rPr>
      </w:pPr>
      <w:r w:rsidRPr="003149A6">
        <w:t>jsp:body: It is used for defining the XML element’s body, which is defined dynamically.</w:t>
      </w:r>
      <w:r w:rsidRPr="00543A2D">
        <w:rPr>
          <w:rFonts w:ascii="Arial" w:hAnsi="Arial" w:cs="Arial"/>
          <w:sz w:val="33"/>
          <w:szCs w:val="33"/>
        </w:rPr>
        <w:t> </w:t>
      </w:r>
    </w:p>
    <w:p w14:paraId="08A6FF10" w14:textId="77777777" w:rsidR="002832F9" w:rsidRDefault="002832F9" w:rsidP="002832F9">
      <w:pPr>
        <w:pStyle w:val="Heading3"/>
        <w:numPr>
          <w:ilvl w:val="2"/>
          <w:numId w:val="17"/>
        </w:numPr>
        <w:tabs>
          <w:tab w:val="clear" w:pos="1418"/>
          <w:tab w:val="num" w:pos="1588"/>
        </w:tabs>
        <w:ind w:left="1588" w:hanging="170"/>
      </w:pPr>
      <w:r>
        <w:t>Implicit Objects</w:t>
      </w:r>
    </w:p>
    <w:p w14:paraId="0993BC84" w14:textId="77777777" w:rsidR="002832F9" w:rsidRPr="00543A2D" w:rsidRDefault="002832F9" w:rsidP="002832F9">
      <w:pPr>
        <w:pStyle w:val="Body"/>
      </w:pPr>
      <w:r w:rsidRPr="00543A2D">
        <w:t>There are nine implicit objects in JSP, request, response, session, out, pageContext, config, application, page, and exception. Let us know about each implicit object in detail here. </w:t>
      </w:r>
    </w:p>
    <w:p w14:paraId="03B3D42C" w14:textId="77777777" w:rsidR="002832F9" w:rsidRPr="00543A2D" w:rsidRDefault="002832F9" w:rsidP="002832F9">
      <w:pPr>
        <w:pStyle w:val="Body"/>
        <w:widowControl/>
        <w:numPr>
          <w:ilvl w:val="0"/>
          <w:numId w:val="24"/>
        </w:numPr>
        <w:spacing w:after="0"/>
      </w:pPr>
      <w:r w:rsidRPr="00543A2D">
        <w:rPr>
          <w:b/>
          <w:bCs/>
          <w:bdr w:val="none" w:sz="0" w:space="0" w:color="auto" w:frame="1"/>
        </w:rPr>
        <w:t>request</w:t>
      </w:r>
      <w:r w:rsidRPr="00543A2D">
        <w:t>: The request object is HttpServletRequest, associated with the client’s request. </w:t>
      </w:r>
    </w:p>
    <w:p w14:paraId="24DF42A6" w14:textId="77777777" w:rsidR="002832F9" w:rsidRPr="00543A2D" w:rsidRDefault="002832F9" w:rsidP="002832F9">
      <w:pPr>
        <w:pStyle w:val="Body"/>
        <w:widowControl/>
        <w:numPr>
          <w:ilvl w:val="0"/>
          <w:numId w:val="24"/>
        </w:numPr>
        <w:spacing w:after="0"/>
      </w:pPr>
      <w:r w:rsidRPr="00543A2D">
        <w:rPr>
          <w:b/>
          <w:bCs/>
          <w:bdr w:val="none" w:sz="0" w:space="0" w:color="auto" w:frame="1"/>
        </w:rPr>
        <w:t>response</w:t>
      </w:r>
      <w:r w:rsidRPr="00543A2D">
        <w:t>: The response object is HttpServletResponse, associated with the server’s response to the client. </w:t>
      </w:r>
    </w:p>
    <w:p w14:paraId="240CA9A8" w14:textId="77777777" w:rsidR="002832F9" w:rsidRPr="00543A2D" w:rsidRDefault="002832F9" w:rsidP="002832F9">
      <w:pPr>
        <w:pStyle w:val="Body"/>
        <w:widowControl/>
        <w:numPr>
          <w:ilvl w:val="0"/>
          <w:numId w:val="24"/>
        </w:numPr>
        <w:spacing w:after="0"/>
      </w:pPr>
      <w:r w:rsidRPr="00543A2D">
        <w:rPr>
          <w:b/>
          <w:bCs/>
          <w:bdr w:val="none" w:sz="0" w:space="0" w:color="auto" w:frame="1"/>
        </w:rPr>
        <w:t>session</w:t>
      </w:r>
      <w:r w:rsidRPr="00543A2D">
        <w:t>: This object involves HttpSession and is associated with the client’s request object. </w:t>
      </w:r>
    </w:p>
    <w:p w14:paraId="14D55339" w14:textId="77777777" w:rsidR="002832F9" w:rsidRPr="00543A2D" w:rsidRDefault="002832F9" w:rsidP="002832F9">
      <w:pPr>
        <w:pStyle w:val="Body"/>
        <w:widowControl/>
        <w:numPr>
          <w:ilvl w:val="0"/>
          <w:numId w:val="24"/>
        </w:numPr>
        <w:spacing w:after="0"/>
      </w:pPr>
      <w:r w:rsidRPr="00543A2D">
        <w:rPr>
          <w:b/>
          <w:bCs/>
          <w:bdr w:val="none" w:sz="0" w:space="0" w:color="auto" w:frame="1"/>
        </w:rPr>
        <w:t>out</w:t>
      </w:r>
      <w:r w:rsidRPr="00543A2D">
        <w:t>: Another implicit object is out. It is used for sending the output to the client using the PrintWriter object. </w:t>
      </w:r>
    </w:p>
    <w:p w14:paraId="56E6663B" w14:textId="77777777" w:rsidR="002832F9" w:rsidRPr="00543A2D" w:rsidRDefault="002832F9" w:rsidP="002832F9">
      <w:pPr>
        <w:pStyle w:val="Body"/>
        <w:widowControl/>
        <w:numPr>
          <w:ilvl w:val="0"/>
          <w:numId w:val="24"/>
        </w:numPr>
        <w:spacing w:after="0"/>
      </w:pPr>
      <w:r w:rsidRPr="00543A2D">
        <w:rPr>
          <w:b/>
          <w:bCs/>
          <w:bdr w:val="none" w:sz="0" w:space="0" w:color="auto" w:frame="1"/>
        </w:rPr>
        <w:t>pageContext</w:t>
      </w:r>
      <w:r w:rsidRPr="00543A2D">
        <w:t>: This implicit object specifies the application of server-specific features. One example of the server-specific feature is JspWriters. </w:t>
      </w:r>
    </w:p>
    <w:p w14:paraId="5FECCBEF" w14:textId="77777777" w:rsidR="002832F9" w:rsidRPr="00543A2D" w:rsidRDefault="002832F9" w:rsidP="002832F9">
      <w:pPr>
        <w:pStyle w:val="Body"/>
        <w:widowControl/>
        <w:numPr>
          <w:ilvl w:val="0"/>
          <w:numId w:val="24"/>
        </w:numPr>
        <w:spacing w:after="0"/>
      </w:pPr>
      <w:r w:rsidRPr="00543A2D">
        <w:rPr>
          <w:b/>
          <w:bCs/>
          <w:bdr w:val="none" w:sz="0" w:space="0" w:color="auto" w:frame="1"/>
        </w:rPr>
        <w:t>config</w:t>
      </w:r>
      <w:r w:rsidRPr="00543A2D">
        <w:t>: This object involves the ServletConfig object, which is used with the JSP page. </w:t>
      </w:r>
    </w:p>
    <w:p w14:paraId="1A587C40" w14:textId="77777777" w:rsidR="002832F9" w:rsidRPr="00543A2D" w:rsidRDefault="002832F9" w:rsidP="002832F9">
      <w:pPr>
        <w:pStyle w:val="Body"/>
        <w:widowControl/>
        <w:numPr>
          <w:ilvl w:val="0"/>
          <w:numId w:val="24"/>
        </w:numPr>
        <w:spacing w:after="0"/>
      </w:pPr>
      <w:r w:rsidRPr="00543A2D">
        <w:rPr>
          <w:b/>
          <w:bCs/>
          <w:bdr w:val="none" w:sz="0" w:space="0" w:color="auto" w:frame="1"/>
        </w:rPr>
        <w:t>application</w:t>
      </w:r>
      <w:r w:rsidRPr="00543A2D">
        <w:t>: The ServletContext object of JSP is used with the application context. </w:t>
      </w:r>
    </w:p>
    <w:p w14:paraId="4FA3505B" w14:textId="77777777" w:rsidR="002832F9" w:rsidRPr="00543A2D" w:rsidRDefault="002832F9" w:rsidP="002832F9">
      <w:pPr>
        <w:pStyle w:val="Body"/>
        <w:widowControl/>
        <w:numPr>
          <w:ilvl w:val="0"/>
          <w:numId w:val="24"/>
        </w:numPr>
        <w:spacing w:after="0"/>
      </w:pPr>
      <w:r w:rsidRPr="00543A2D">
        <w:rPr>
          <w:b/>
          <w:bCs/>
          <w:bdr w:val="none" w:sz="0" w:space="0" w:color="auto" w:frame="1"/>
        </w:rPr>
        <w:t>page</w:t>
      </w:r>
      <w:r w:rsidRPr="00543A2D">
        <w:t>: The page implicit object calls all methods, which are defined by the servlet class. </w:t>
      </w:r>
    </w:p>
    <w:p w14:paraId="474E9A3C" w14:textId="77777777" w:rsidR="002832F9" w:rsidRPr="00543A2D" w:rsidRDefault="002832F9" w:rsidP="002832F9">
      <w:pPr>
        <w:pStyle w:val="Body"/>
        <w:widowControl/>
        <w:numPr>
          <w:ilvl w:val="0"/>
          <w:numId w:val="24"/>
        </w:numPr>
        <w:spacing w:after="0"/>
      </w:pPr>
      <w:r w:rsidRPr="00543A2D">
        <w:rPr>
          <w:b/>
          <w:bCs/>
          <w:bdr w:val="none" w:sz="0" w:space="0" w:color="auto" w:frame="1"/>
        </w:rPr>
        <w:lastRenderedPageBreak/>
        <w:t>Exception</w:t>
      </w:r>
      <w:r w:rsidRPr="00543A2D">
        <w:t>: The designated JSP can access the exception data using the Exception object. </w:t>
      </w:r>
    </w:p>
    <w:p w14:paraId="2D7FCE35" w14:textId="77777777" w:rsidR="002832F9" w:rsidRDefault="002832F9" w:rsidP="002832F9">
      <w:pPr>
        <w:pStyle w:val="Heading3"/>
        <w:numPr>
          <w:ilvl w:val="2"/>
          <w:numId w:val="17"/>
        </w:numPr>
        <w:tabs>
          <w:tab w:val="clear" w:pos="1418"/>
          <w:tab w:val="num" w:pos="1588"/>
        </w:tabs>
        <w:ind w:left="1588" w:hanging="170"/>
      </w:pPr>
      <w:r>
        <w:t>Control-Flow Statements</w:t>
      </w:r>
    </w:p>
    <w:p w14:paraId="1B169C00" w14:textId="77777777" w:rsidR="002832F9" w:rsidRDefault="002832F9" w:rsidP="002832F9">
      <w:pPr>
        <w:pStyle w:val="Body"/>
        <w:ind w:left="720"/>
      </w:pPr>
      <w:r>
        <w:t>Supported statements:</w:t>
      </w:r>
    </w:p>
    <w:p w14:paraId="4D6B702F" w14:textId="77777777" w:rsidR="002832F9" w:rsidRDefault="002832F9" w:rsidP="002832F9">
      <w:pPr>
        <w:pStyle w:val="Body"/>
        <w:widowControl/>
        <w:numPr>
          <w:ilvl w:val="0"/>
          <w:numId w:val="22"/>
        </w:numPr>
        <w:spacing w:after="0"/>
      </w:pPr>
      <w:r>
        <w:t xml:space="preserve">If-else </w:t>
      </w:r>
    </w:p>
    <w:p w14:paraId="2DBBA027"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&lt;% if </w:t>
      </w:r>
      <w:r>
        <w:rPr>
          <w:rFonts w:ascii="Monaco" w:hAnsi="Monaco" w:cs="Courier New"/>
          <w:color w:val="3A3A3A"/>
          <w:sz w:val="23"/>
          <w:szCs w:val="23"/>
          <w:bdr w:val="none" w:sz="0" w:space="0" w:color="auto" w:frame="1"/>
        </w:rPr>
        <w:t>{condition in Java}</w:t>
      </w:r>
      <w:r w:rsidRPr="00EF04CA">
        <w:rPr>
          <w:rFonts w:ascii="Monaco" w:hAnsi="Monaco" w:cs="Courier New"/>
          <w:color w:val="3A3A3A"/>
          <w:sz w:val="23"/>
          <w:szCs w:val="23"/>
          <w:bdr w:val="none" w:sz="0" w:space="0" w:color="auto" w:frame="1"/>
        </w:rPr>
        <w:t xml:space="preserve"> { %&gt;</w:t>
      </w:r>
    </w:p>
    <w:p w14:paraId="11FBD349"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w:t>
      </w:r>
      <w:r>
        <w:rPr>
          <w:rFonts w:ascii="Monaco" w:hAnsi="Monaco" w:cs="Courier New"/>
          <w:color w:val="3A3A3A"/>
          <w:sz w:val="23"/>
          <w:szCs w:val="23"/>
          <w:bdr w:val="none" w:sz="0" w:space="0" w:color="auto" w:frame="1"/>
        </w:rPr>
        <w:t>&lt;html&gt;</w:t>
      </w:r>
    </w:p>
    <w:p w14:paraId="04E54634"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&lt;% } else { %&gt;</w:t>
      </w:r>
    </w:p>
    <w:p w14:paraId="6AC2F295"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w:t>
      </w:r>
      <w:r>
        <w:rPr>
          <w:rFonts w:ascii="Monaco" w:hAnsi="Monaco" w:cs="Courier New"/>
          <w:color w:val="3A3A3A"/>
          <w:sz w:val="23"/>
          <w:szCs w:val="23"/>
          <w:bdr w:val="none" w:sz="0" w:space="0" w:color="auto" w:frame="1"/>
        </w:rPr>
        <w:t>&lt;html&gt;</w:t>
      </w:r>
    </w:p>
    <w:p w14:paraId="53E13916" w14:textId="77777777" w:rsidR="002832F9"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&lt;% } %&gt;</w:t>
      </w:r>
    </w:p>
    <w:p w14:paraId="0257DD9C" w14:textId="77777777" w:rsidR="002832F9" w:rsidRPr="00EF04CA" w:rsidRDefault="002832F9" w:rsidP="002832F9">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3A3A3A"/>
          <w:sz w:val="23"/>
          <w:szCs w:val="23"/>
          <w:bdr w:val="none" w:sz="0" w:space="0" w:color="auto" w:frame="1"/>
        </w:rPr>
      </w:pPr>
      <w:r>
        <w:t>Switch:</w:t>
      </w:r>
      <w:r>
        <w:br/>
      </w:r>
      <w:r w:rsidRPr="00EF04CA">
        <w:rPr>
          <w:rFonts w:ascii="Monaco" w:hAnsi="Monaco" w:cs="Courier New"/>
          <w:color w:val="3A3A3A"/>
          <w:sz w:val="23"/>
          <w:szCs w:val="23"/>
          <w:bdr w:val="none" w:sz="0" w:space="0" w:color="auto" w:frame="1"/>
        </w:rPr>
        <w:t>&lt;%</w:t>
      </w:r>
      <w:r>
        <w:rPr>
          <w:rFonts w:ascii="Monaco" w:hAnsi="Monaco" w:cs="Courier New"/>
          <w:color w:val="3A3A3A"/>
          <w:sz w:val="23"/>
          <w:szCs w:val="23"/>
          <w:bdr w:val="none" w:sz="0" w:space="0" w:color="auto" w:frame="1"/>
        </w:rPr>
        <w:br/>
      </w:r>
      <w:r w:rsidRPr="00EF04CA">
        <w:rPr>
          <w:rFonts w:ascii="Monaco" w:hAnsi="Monaco" w:cs="Courier New"/>
          <w:color w:val="3A3A3A"/>
          <w:sz w:val="23"/>
          <w:szCs w:val="23"/>
          <w:bdr w:val="none" w:sz="0" w:space="0" w:color="auto" w:frame="1"/>
        </w:rPr>
        <w:t xml:space="preserve"> switch(month) {</w:t>
      </w:r>
    </w:p>
    <w:p w14:paraId="7FDD4A43"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case 0:</w:t>
      </w:r>
    </w:p>
    <w:p w14:paraId="6776ED11"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out.println("It's January.");</w:t>
      </w:r>
    </w:p>
    <w:p w14:paraId="58719857"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break;</w:t>
      </w:r>
    </w:p>
    <w:p w14:paraId="18EE226A"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case 1:</w:t>
      </w:r>
    </w:p>
    <w:p w14:paraId="02AB0A10"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out.println("It's February.");</w:t>
      </w:r>
    </w:p>
    <w:p w14:paraId="76ADBB36"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break;</w:t>
      </w:r>
    </w:p>
    <w:p w14:paraId="01F3F7B1"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default:</w:t>
      </w:r>
    </w:p>
    <w:p w14:paraId="0771E917"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out.println("It's July.");</w:t>
      </w:r>
    </w:p>
    <w:p w14:paraId="3807DC25"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w:t>
      </w:r>
    </w:p>
    <w:p w14:paraId="2095382C"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%&gt;</w:t>
      </w:r>
    </w:p>
    <w:p w14:paraId="1798B825"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3A3A3A"/>
          <w:sz w:val="33"/>
          <w:szCs w:val="33"/>
        </w:rPr>
      </w:pPr>
      <w:r w:rsidRPr="00EF04CA">
        <w:rPr>
          <w:rFonts w:ascii="Monaco" w:hAnsi="Monaco" w:cs="Courier New"/>
          <w:color w:val="3A3A3A"/>
          <w:sz w:val="23"/>
          <w:szCs w:val="23"/>
          <w:bdr w:val="none" w:sz="0" w:space="0" w:color="auto" w:frame="1"/>
        </w:rPr>
        <w:t xml:space="preserve">  </w:t>
      </w:r>
    </w:p>
    <w:p w14:paraId="58DD13D8" w14:textId="77777777" w:rsidR="002832F9" w:rsidRPr="00EF04CA" w:rsidRDefault="002832F9" w:rsidP="002832F9">
      <w:pPr>
        <w:pStyle w:val="HTMLPreformatted"/>
        <w:numPr>
          <w:ilvl w:val="0"/>
          <w:numId w:val="2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Monaco" w:hAnsi="Monaco"/>
          <w:color w:val="3A3A3A"/>
          <w:sz w:val="23"/>
          <w:szCs w:val="23"/>
          <w:bdr w:val="none" w:sz="0" w:space="0" w:color="auto" w:frame="1"/>
        </w:rPr>
      </w:pPr>
      <w:r w:rsidRPr="00BD68C7">
        <w:rPr>
          <w:rStyle w:val="BodyChar"/>
        </w:rPr>
        <w:t>For loop:</w:t>
      </w:r>
      <w:r w:rsidRPr="00BD68C7">
        <w:rPr>
          <w:rStyle w:val="BodyChar"/>
        </w:rPr>
        <w:br/>
      </w:r>
      <w:r w:rsidRPr="00EF04CA">
        <w:rPr>
          <w:rFonts w:ascii="Monaco" w:hAnsi="Monaco"/>
          <w:color w:val="3A3A3A"/>
          <w:sz w:val="23"/>
          <w:szCs w:val="23"/>
          <w:bdr w:val="none" w:sz="0" w:space="0" w:color="auto" w:frame="1"/>
        </w:rPr>
        <w:t xml:space="preserve">&lt;%for ( </w:t>
      </w:r>
      <w:r>
        <w:rPr>
          <w:rFonts w:ascii="Monaco" w:hAnsi="Monaco"/>
          <w:color w:val="3A3A3A"/>
          <w:sz w:val="23"/>
          <w:szCs w:val="23"/>
          <w:bdr w:val="none" w:sz="0" w:space="0" w:color="auto" w:frame="1"/>
        </w:rPr>
        <w:t>{java for loop condition}</w:t>
      </w:r>
      <w:r w:rsidRPr="00EF04CA">
        <w:rPr>
          <w:rFonts w:ascii="Monaco" w:hAnsi="Monaco"/>
          <w:color w:val="3A3A3A"/>
          <w:sz w:val="23"/>
          <w:szCs w:val="23"/>
          <w:bdr w:val="none" w:sz="0" w:space="0" w:color="auto" w:frame="1"/>
        </w:rPr>
        <w:t>){ %&gt;</w:t>
      </w:r>
    </w:p>
    <w:p w14:paraId="344F2C59"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w:t>
      </w:r>
      <w:r>
        <w:rPr>
          <w:rFonts w:ascii="Monaco" w:hAnsi="Monaco" w:cs="Courier New"/>
          <w:color w:val="3A3A3A"/>
          <w:sz w:val="23"/>
          <w:szCs w:val="23"/>
          <w:bdr w:val="none" w:sz="0" w:space="0" w:color="auto" w:frame="1"/>
        </w:rPr>
        <w:t>&lt;html&gt;</w:t>
      </w:r>
    </w:p>
    <w:p w14:paraId="5C6514DE" w14:textId="77777777" w:rsidR="002832F9" w:rsidRPr="00EF04CA" w:rsidRDefault="002832F9" w:rsidP="0028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3A3A3A"/>
          <w:sz w:val="23"/>
          <w:szCs w:val="23"/>
          <w:bdr w:val="none" w:sz="0" w:space="0" w:color="auto" w:frame="1"/>
        </w:rPr>
      </w:pPr>
      <w:r w:rsidRPr="00EF04CA">
        <w:rPr>
          <w:rFonts w:ascii="Monaco" w:hAnsi="Monaco" w:cs="Courier New"/>
          <w:color w:val="3A3A3A"/>
          <w:sz w:val="23"/>
          <w:szCs w:val="23"/>
          <w:bdr w:val="none" w:sz="0" w:space="0" w:color="auto" w:frame="1"/>
        </w:rPr>
        <w:t xml:space="preserve">   &lt;%}%&gt;</w:t>
      </w:r>
    </w:p>
    <w:p w14:paraId="2CDE6DE1" w14:textId="77777777" w:rsidR="002832F9" w:rsidRPr="00EF04CA" w:rsidRDefault="002832F9" w:rsidP="002832F9">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3A3A3A"/>
          <w:sz w:val="23"/>
          <w:szCs w:val="23"/>
          <w:bdr w:val="none" w:sz="0" w:space="0" w:color="auto" w:frame="1"/>
        </w:rPr>
      </w:pPr>
      <w:r>
        <w:t>While loop:</w:t>
      </w:r>
      <w:r>
        <w:br/>
      </w:r>
      <w:r w:rsidRPr="00EF04CA">
        <w:rPr>
          <w:rFonts w:ascii="Monaco" w:hAnsi="Monaco" w:cs="Courier New"/>
          <w:color w:val="3A3A3A"/>
          <w:sz w:val="23"/>
          <w:szCs w:val="23"/>
          <w:bdr w:val="none" w:sz="0" w:space="0" w:color="auto" w:frame="1"/>
        </w:rPr>
        <w:t xml:space="preserve">&lt;%while ( </w:t>
      </w:r>
      <w:r w:rsidRPr="00BD68C7">
        <w:rPr>
          <w:rFonts w:ascii="Monaco" w:hAnsi="Monaco" w:cs="Courier New"/>
          <w:color w:val="3A3A3A"/>
          <w:sz w:val="23"/>
          <w:szCs w:val="23"/>
          <w:bdr w:val="none" w:sz="0" w:space="0" w:color="auto" w:frame="1"/>
        </w:rPr>
        <w:t>{java code}</w:t>
      </w:r>
      <w:r w:rsidRPr="00EF04CA">
        <w:rPr>
          <w:rFonts w:ascii="Monaco" w:hAnsi="Monaco" w:cs="Courier New"/>
          <w:color w:val="3A3A3A"/>
          <w:sz w:val="23"/>
          <w:szCs w:val="23"/>
          <w:bdr w:val="none" w:sz="0" w:space="0" w:color="auto" w:frame="1"/>
        </w:rPr>
        <w:t>){ %&gt;</w:t>
      </w:r>
      <w:r w:rsidRPr="00BD68C7">
        <w:rPr>
          <w:rFonts w:ascii="Monaco" w:hAnsi="Monaco" w:cs="Courier New"/>
          <w:color w:val="3A3A3A"/>
          <w:sz w:val="23"/>
          <w:szCs w:val="23"/>
          <w:bdr w:val="none" w:sz="0" w:space="0" w:color="auto" w:frame="1"/>
        </w:rPr>
        <w:br/>
        <w:t xml:space="preserve">    &lt;html and jsp&gt;</w:t>
      </w:r>
      <w:r w:rsidRPr="00BD68C7">
        <w:rPr>
          <w:rFonts w:ascii="Monaco" w:hAnsi="Monaco" w:cs="Courier New"/>
          <w:color w:val="3A3A3A"/>
          <w:sz w:val="23"/>
          <w:szCs w:val="23"/>
          <w:bdr w:val="none" w:sz="0" w:space="0" w:color="auto" w:frame="1"/>
        </w:rPr>
        <w:br/>
      </w:r>
      <w:r w:rsidRPr="00EF04CA">
        <w:rPr>
          <w:rFonts w:ascii="Monaco" w:hAnsi="Monaco" w:cs="Courier New"/>
          <w:color w:val="3A3A3A"/>
          <w:sz w:val="23"/>
          <w:szCs w:val="23"/>
          <w:bdr w:val="none" w:sz="0" w:space="0" w:color="auto" w:frame="1"/>
        </w:rPr>
        <w:t>&lt;%}%&gt;</w:t>
      </w:r>
    </w:p>
    <w:p w14:paraId="6C2A136C" w14:textId="77777777" w:rsidR="002832F9" w:rsidRDefault="002832F9" w:rsidP="002832F9">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Do-while loop</w:t>
      </w:r>
    </w:p>
    <w:p w14:paraId="25380967" w14:textId="77777777" w:rsidR="002832F9" w:rsidRDefault="002832F9" w:rsidP="002832F9">
      <w:pPr>
        <w:pStyle w:val="Heading3"/>
        <w:numPr>
          <w:ilvl w:val="2"/>
          <w:numId w:val="17"/>
        </w:numPr>
        <w:tabs>
          <w:tab w:val="clear" w:pos="1418"/>
          <w:tab w:val="num" w:pos="1588"/>
        </w:tabs>
        <w:ind w:left="1588" w:hanging="170"/>
      </w:pPr>
      <w:r>
        <w:t>Operators and Data Types</w:t>
      </w:r>
    </w:p>
    <w:p w14:paraId="71CD6EEF" w14:textId="77777777" w:rsidR="002832F9" w:rsidRDefault="002832F9" w:rsidP="002832F9">
      <w:pPr>
        <w:pStyle w:val="Body"/>
        <w:widowControl/>
        <w:numPr>
          <w:ilvl w:val="0"/>
          <w:numId w:val="22"/>
        </w:numPr>
        <w:spacing w:after="0"/>
      </w:pPr>
      <w:r>
        <w:t>All logical and arithmetic operators supported in Java can be used</w:t>
      </w:r>
    </w:p>
    <w:p w14:paraId="7125C1B4" w14:textId="77777777" w:rsidR="002832F9" w:rsidRDefault="002832F9" w:rsidP="002832F9">
      <w:pPr>
        <w:pStyle w:val="Body"/>
        <w:widowControl/>
        <w:numPr>
          <w:ilvl w:val="0"/>
          <w:numId w:val="22"/>
        </w:numPr>
        <w:spacing w:after="0"/>
      </w:pPr>
      <w:r>
        <w:t>Supported data types:</w:t>
      </w:r>
    </w:p>
    <w:p w14:paraId="50851265" w14:textId="77777777" w:rsidR="002832F9" w:rsidRDefault="002832F9" w:rsidP="002832F9">
      <w:pPr>
        <w:pStyle w:val="Body"/>
        <w:widowControl/>
        <w:numPr>
          <w:ilvl w:val="1"/>
          <w:numId w:val="22"/>
        </w:numPr>
        <w:spacing w:after="0"/>
      </w:pPr>
      <w:r>
        <w:t xml:space="preserve">Boolean </w:t>
      </w:r>
    </w:p>
    <w:p w14:paraId="1C1F9E36" w14:textId="77777777" w:rsidR="002832F9" w:rsidRDefault="002832F9" w:rsidP="002832F9">
      <w:pPr>
        <w:pStyle w:val="Body"/>
        <w:widowControl/>
        <w:numPr>
          <w:ilvl w:val="1"/>
          <w:numId w:val="22"/>
        </w:numPr>
        <w:spacing w:after="0"/>
      </w:pPr>
      <w:r>
        <w:t>Integer</w:t>
      </w:r>
    </w:p>
    <w:p w14:paraId="04053837" w14:textId="77777777" w:rsidR="002832F9" w:rsidRDefault="002832F9" w:rsidP="002832F9">
      <w:pPr>
        <w:pStyle w:val="Body"/>
        <w:widowControl/>
        <w:numPr>
          <w:ilvl w:val="1"/>
          <w:numId w:val="22"/>
        </w:numPr>
        <w:spacing w:after="0"/>
      </w:pPr>
      <w:r>
        <w:t>Floating point</w:t>
      </w:r>
    </w:p>
    <w:p w14:paraId="574A4B1B" w14:textId="77777777" w:rsidR="002832F9" w:rsidRDefault="002832F9" w:rsidP="002832F9">
      <w:pPr>
        <w:pStyle w:val="Body"/>
        <w:widowControl/>
        <w:numPr>
          <w:ilvl w:val="1"/>
          <w:numId w:val="22"/>
        </w:numPr>
        <w:spacing w:after="0"/>
      </w:pPr>
      <w:r>
        <w:t>String</w:t>
      </w:r>
    </w:p>
    <w:p w14:paraId="58301C54" w14:textId="77777777" w:rsidR="002832F9" w:rsidRDefault="002832F9" w:rsidP="002832F9">
      <w:pPr>
        <w:pStyle w:val="Body"/>
        <w:widowControl/>
        <w:numPr>
          <w:ilvl w:val="1"/>
          <w:numId w:val="22"/>
        </w:numPr>
        <w:spacing w:after="0"/>
      </w:pPr>
      <w:r>
        <w:t>NULL</w:t>
      </w:r>
    </w:p>
    <w:p w14:paraId="48BBB455" w14:textId="77777777" w:rsidR="002832F9" w:rsidRPr="00EF04CA" w:rsidRDefault="002832F9" w:rsidP="002832F9">
      <w:pPr>
        <w:pStyle w:val="Body"/>
        <w:widowControl/>
        <w:numPr>
          <w:ilvl w:val="1"/>
          <w:numId w:val="22"/>
        </w:numPr>
        <w:spacing w:after="0"/>
      </w:pPr>
    </w:p>
    <w:p w14:paraId="47872C12" w14:textId="437455FA" w:rsidR="000940FB" w:rsidRDefault="000940FB" w:rsidP="000940FB">
      <w:pPr>
        <w:pStyle w:val="Heading1"/>
        <w:rPr>
          <w:lang w:val="en-AU"/>
        </w:rPr>
      </w:pPr>
      <w:r>
        <w:rPr>
          <w:lang w:val="en-AU"/>
        </w:rPr>
        <w:lastRenderedPageBreak/>
        <w:t>Style</w:t>
      </w:r>
    </w:p>
    <w:p w14:paraId="3E7386F8" w14:textId="551C911B" w:rsidR="000940FB" w:rsidRDefault="000940FB" w:rsidP="000940FB">
      <w:pPr>
        <w:pStyle w:val="Body"/>
      </w:pPr>
      <w:r>
        <w:rPr>
          <w:rFonts w:hAnsi="Symbol"/>
        </w:rPr>
        <w:t></w:t>
      </w:r>
      <w:r>
        <w:t xml:space="preserve">  </w:t>
      </w:r>
      <w:r>
        <w:rPr>
          <w:b/>
          <w:bCs/>
        </w:rPr>
        <w:t>Class Names</w:t>
      </w:r>
      <w:r>
        <w:t xml:space="preserve"> − For all class names the first letter should be in Upper Case. If several words are used to form a name of the class, each inner word's first letter should be in Upper Case.</w:t>
      </w:r>
      <w:r>
        <w:br/>
      </w:r>
      <w:r w:rsidRPr="000940FB">
        <w:t>Example:</w:t>
      </w:r>
      <w:r>
        <w:t xml:space="preserve"> </w:t>
      </w:r>
      <w:r>
        <w:rPr>
          <w:i/>
          <w:iCs/>
        </w:rPr>
        <w:t xml:space="preserve">class </w:t>
      </w:r>
      <w:r w:rsidRPr="000940FB">
        <w:rPr>
          <w:b/>
          <w:bCs/>
          <w:i/>
          <w:iCs/>
        </w:rPr>
        <w:t>MyFirstJavaClass</w:t>
      </w:r>
    </w:p>
    <w:p w14:paraId="338A255A" w14:textId="0E17A115" w:rsidR="000940FB" w:rsidRDefault="000940FB" w:rsidP="000940FB">
      <w:pPr>
        <w:pStyle w:val="Body"/>
      </w:pPr>
      <w:r>
        <w:rPr>
          <w:rFonts w:hAnsi="Symbol"/>
        </w:rPr>
        <w:t></w:t>
      </w:r>
      <w:r>
        <w:t xml:space="preserve">  </w:t>
      </w:r>
      <w:r>
        <w:rPr>
          <w:b/>
          <w:bCs/>
        </w:rPr>
        <w:t>Method Names</w:t>
      </w:r>
      <w:r>
        <w:t xml:space="preserve"> − All method names should start with a Lower Case letter. If several words are used to form the name of the method, then each inner word's first letter should be in Upper Case.</w:t>
      </w:r>
      <w:r>
        <w:br/>
      </w:r>
      <w:r w:rsidRPr="000940FB">
        <w:t>Example:</w:t>
      </w:r>
      <w:r>
        <w:t xml:space="preserve"> </w:t>
      </w:r>
      <w:r w:rsidRPr="000940FB">
        <w:rPr>
          <w:b/>
          <w:bCs/>
          <w:i/>
          <w:iCs/>
        </w:rPr>
        <w:t>public void myMethodName()</w:t>
      </w:r>
    </w:p>
    <w:p w14:paraId="1A91F85A" w14:textId="3F2AFD39" w:rsidR="000940FB" w:rsidRDefault="000940FB" w:rsidP="000940FB">
      <w:pPr>
        <w:pStyle w:val="Body"/>
      </w:pPr>
      <w:r>
        <w:rPr>
          <w:rFonts w:hAnsi="Symbol"/>
        </w:rPr>
        <w:t></w:t>
      </w:r>
      <w:r>
        <w:t xml:space="preserve">  </w:t>
      </w:r>
      <w:r>
        <w:rPr>
          <w:b/>
          <w:bCs/>
        </w:rPr>
        <w:t>Program File Name</w:t>
      </w:r>
      <w:r>
        <w:t xml:space="preserve"> − Name of the program file should </w:t>
      </w:r>
      <w:r w:rsidRPr="000940FB">
        <w:rPr>
          <w:b/>
          <w:bCs/>
        </w:rPr>
        <w:t>exactly match the class name</w:t>
      </w:r>
      <w:r>
        <w:t>.</w:t>
      </w:r>
      <w:r>
        <w:rPr>
          <w:lang w:val="en-AU"/>
        </w:rPr>
        <w:t xml:space="preserve"> </w:t>
      </w:r>
      <w:r>
        <w:t>When saving the file, you should save it using the class name (Remember Java is case sensitive) and append '.java' to the end of the name (if the file name and the class name do not match, your program will not compile).</w:t>
      </w:r>
      <w:r>
        <w:br/>
      </w:r>
      <w:r w:rsidRPr="000940FB">
        <w:t>Example:</w:t>
      </w:r>
      <w:r>
        <w:t xml:space="preserve"> Assume 'MyFirstJavaProgram' is the class name. Then the file should be saved as </w:t>
      </w:r>
      <w:r>
        <w:rPr>
          <w:i/>
          <w:iCs/>
        </w:rPr>
        <w:t>'</w:t>
      </w:r>
      <w:r w:rsidRPr="000940FB">
        <w:rPr>
          <w:b/>
          <w:bCs/>
          <w:i/>
          <w:iCs/>
        </w:rPr>
        <w:t>MyFirstJavaProgram.java</w:t>
      </w:r>
      <w:r>
        <w:rPr>
          <w:i/>
          <w:iCs/>
        </w:rPr>
        <w:t>'</w:t>
      </w:r>
    </w:p>
    <w:p w14:paraId="6CF1585A" w14:textId="77777777" w:rsidR="000940FB" w:rsidRDefault="000940FB" w:rsidP="000940FB">
      <w:pPr>
        <w:pStyle w:val="Body"/>
      </w:pPr>
      <w:r>
        <w:rPr>
          <w:rFonts w:hAnsi="Symbol"/>
        </w:rPr>
        <w:t></w:t>
      </w:r>
      <w:r>
        <w:t xml:space="preserve">  </w:t>
      </w:r>
      <w:r>
        <w:rPr>
          <w:b/>
          <w:bCs/>
        </w:rPr>
        <w:t>public static void main(String args[])</w:t>
      </w:r>
      <w:r>
        <w:t xml:space="preserve"> − Java program processing starts from the main() method which is a mandatory part of every Java program.</w:t>
      </w:r>
    </w:p>
    <w:p w14:paraId="4E138CB9" w14:textId="77777777" w:rsidR="00AB4CB6" w:rsidRDefault="00AB4CB6" w:rsidP="00AB4CB6">
      <w:pPr>
        <w:pStyle w:val="Heading2"/>
        <w:tabs>
          <w:tab w:val="clear" w:pos="1531"/>
          <w:tab w:val="num" w:pos="1440"/>
        </w:tabs>
        <w:ind w:left="1440" w:hanging="720"/>
        <w:rPr>
          <w:lang w:val="en-AU"/>
        </w:rPr>
      </w:pPr>
      <w:r>
        <w:rPr>
          <w:lang w:val="en-AU"/>
        </w:rPr>
        <w:t>Static Analysis</w:t>
      </w:r>
    </w:p>
    <w:p w14:paraId="5F0A757D" w14:textId="77777777" w:rsidR="00AB4CB6" w:rsidRDefault="00AB4CB6" w:rsidP="00AB4CB6">
      <w:pPr>
        <w:pStyle w:val="Body"/>
        <w:numPr>
          <w:ilvl w:val="0"/>
          <w:numId w:val="7"/>
        </w:numPr>
        <w:rPr>
          <w:lang w:val="en-AU"/>
        </w:rPr>
      </w:pPr>
      <w:r w:rsidRPr="00127DBD">
        <w:rPr>
          <w:lang w:val="en-AU"/>
        </w:rPr>
        <w:t xml:space="preserve">SonarQube - highly recommended for Java. </w:t>
      </w:r>
    </w:p>
    <w:p w14:paraId="2F4A25E9" w14:textId="77777777" w:rsidR="00AB4CB6" w:rsidRDefault="00AB4CB6" w:rsidP="00AB4CB6">
      <w:pPr>
        <w:pStyle w:val="Body"/>
        <w:numPr>
          <w:ilvl w:val="0"/>
          <w:numId w:val="7"/>
        </w:numPr>
        <w:rPr>
          <w:lang w:val="en-AU"/>
        </w:rPr>
      </w:pPr>
      <w:r w:rsidRPr="00127DBD">
        <w:rPr>
          <w:lang w:val="en-AU"/>
        </w:rPr>
        <w:t>SonarLint - plugin for intelliJ - based on SonarQube but doesn't require so much effort setting it up.</w:t>
      </w:r>
    </w:p>
    <w:p w14:paraId="4A9D2BE4" w14:textId="77777777" w:rsidR="00AB4CB6" w:rsidRDefault="00AB4CB6" w:rsidP="00AB4CB6">
      <w:pPr>
        <w:pStyle w:val="Body"/>
        <w:numPr>
          <w:ilvl w:val="0"/>
          <w:numId w:val="7"/>
        </w:numPr>
        <w:rPr>
          <w:lang w:val="en-AU"/>
        </w:rPr>
      </w:pPr>
      <w:r>
        <w:rPr>
          <w:lang w:val="en-AU"/>
        </w:rPr>
        <w:t>Awesome static analysis – a list of tools for different languages</w:t>
      </w:r>
    </w:p>
    <w:p w14:paraId="0AA9B847" w14:textId="77777777" w:rsidR="00AB4CB6" w:rsidRDefault="00AB4CB6" w:rsidP="00AB4CB6">
      <w:pPr>
        <w:pStyle w:val="Heading2"/>
        <w:tabs>
          <w:tab w:val="clear" w:pos="1531"/>
          <w:tab w:val="num" w:pos="1440"/>
        </w:tabs>
        <w:ind w:left="1440" w:hanging="720"/>
        <w:rPr>
          <w:lang w:val="en-AU"/>
        </w:rPr>
      </w:pPr>
      <w:r>
        <w:rPr>
          <w:lang w:val="en-AU"/>
        </w:rPr>
        <w:t>Coding Convention</w:t>
      </w:r>
    </w:p>
    <w:p w14:paraId="2C0F253B" w14:textId="77777777" w:rsidR="00AB4CB6" w:rsidRDefault="00AB4CB6" w:rsidP="00AB4CB6">
      <w:pPr>
        <w:pStyle w:val="Body"/>
        <w:rPr>
          <w:lang w:val="en-AU"/>
        </w:rPr>
      </w:pPr>
      <w:r>
        <w:rPr>
          <w:lang w:val="en-AU"/>
        </w:rPr>
        <w:t>Pyramid Java Conventions</w:t>
      </w:r>
    </w:p>
    <w:p w14:paraId="5C140D11" w14:textId="77777777" w:rsidR="00AB4CB6" w:rsidRDefault="00AB4CB6" w:rsidP="00AB4CB6">
      <w:pPr>
        <w:pStyle w:val="Heading2"/>
        <w:numPr>
          <w:ilvl w:val="1"/>
          <w:numId w:val="17"/>
        </w:numPr>
        <w:tabs>
          <w:tab w:val="clear" w:pos="1418"/>
          <w:tab w:val="num" w:pos="1531"/>
        </w:tabs>
        <w:ind w:left="1531" w:hanging="1191"/>
      </w:pPr>
      <w:r>
        <w:t>FindBugs</w:t>
      </w:r>
    </w:p>
    <w:p w14:paraId="08462DB4" w14:textId="77777777" w:rsidR="00AB4CB6" w:rsidRDefault="00AB4CB6" w:rsidP="00AB4CB6">
      <w:pPr>
        <w:pStyle w:val="Body"/>
      </w:pPr>
      <w:r>
        <w:t xml:space="preserve">Static analyzer to look for bugs in java code: </w:t>
      </w:r>
      <w:hyperlink r:id="rId28" w:history="1">
        <w:r w:rsidRPr="00CE6488">
          <w:rPr>
            <w:rStyle w:val="Hyperlink"/>
          </w:rPr>
          <w:t>http://findbugs.sourceforge.net/</w:t>
        </w:r>
      </w:hyperlink>
      <w:r>
        <w:t xml:space="preserve"> </w:t>
      </w:r>
    </w:p>
    <w:p w14:paraId="075414C8" w14:textId="77777777" w:rsidR="00AB4CB6" w:rsidRDefault="00AB4CB6" w:rsidP="00AB4CB6">
      <w:pPr>
        <w:pStyle w:val="Body"/>
      </w:pPr>
    </w:p>
    <w:p w14:paraId="3FADED96" w14:textId="77777777" w:rsidR="00AB4CB6" w:rsidRPr="0080459E" w:rsidRDefault="00AB4CB6" w:rsidP="00AB4CB6">
      <w:pPr>
        <w:pStyle w:val="Body"/>
      </w:pPr>
    </w:p>
    <w:p w14:paraId="0E805E6C" w14:textId="77777777" w:rsidR="00AB4CB6" w:rsidRDefault="00AB4CB6" w:rsidP="00AB4CB6">
      <w:pPr>
        <w:pStyle w:val="Heading1"/>
        <w:rPr>
          <w:lang w:val="en-AU"/>
        </w:rPr>
      </w:pPr>
      <w:r w:rsidRPr="00D7283D">
        <w:lastRenderedPageBreak/>
        <w:t>Libraries</w:t>
      </w:r>
    </w:p>
    <w:p w14:paraId="6DB32149" w14:textId="77777777" w:rsidR="00AB4CB6" w:rsidRDefault="00AB4CB6" w:rsidP="00AB4CB6">
      <w:pPr>
        <w:pStyle w:val="Heading2"/>
        <w:rPr>
          <w:lang w:val="en-AU"/>
        </w:rPr>
      </w:pPr>
      <w:r w:rsidRPr="00AB4CB6">
        <w:t>Guice</w:t>
      </w:r>
    </w:p>
    <w:p w14:paraId="0C10D560" w14:textId="77777777" w:rsidR="00AB4CB6" w:rsidRDefault="00AB4CB6" w:rsidP="00AB4CB6">
      <w:pPr>
        <w:pStyle w:val="Body"/>
        <w:rPr>
          <w:lang w:val="en-AU"/>
        </w:rPr>
      </w:pPr>
      <w:hyperlink r:id="rId29" w:history="1">
        <w:r w:rsidRPr="00717FCC">
          <w:rPr>
            <w:rStyle w:val="Hyperlink"/>
            <w:lang w:val="en-AU"/>
          </w:rPr>
          <w:t>https://www.baeldung.com/guice</w:t>
        </w:r>
      </w:hyperlink>
    </w:p>
    <w:p w14:paraId="7CD66E0E" w14:textId="77777777" w:rsidR="00AB4CB6" w:rsidRDefault="00AB4CB6" w:rsidP="00AB4CB6">
      <w:pPr>
        <w:pStyle w:val="Body"/>
        <w:rPr>
          <w:lang w:val="en-AU"/>
        </w:rPr>
      </w:pPr>
      <w:hyperlink r:id="rId30" w:history="1">
        <w:r w:rsidRPr="00717FCC">
          <w:rPr>
            <w:rStyle w:val="Hyperlink"/>
            <w:lang w:val="en-AU"/>
          </w:rPr>
          <w:t>https://www.baeldung.com/guice-spring-dependency-injection</w:t>
        </w:r>
      </w:hyperlink>
      <w:r>
        <w:rPr>
          <w:lang w:val="en-AU"/>
        </w:rPr>
        <w:t xml:space="preserve"> </w:t>
      </w:r>
    </w:p>
    <w:p w14:paraId="49491967" w14:textId="77777777" w:rsidR="00AB4CB6" w:rsidRPr="00157D7F" w:rsidRDefault="00AB4CB6" w:rsidP="00AB4CB6">
      <w:pPr>
        <w:pStyle w:val="Body"/>
        <w:rPr>
          <w:lang w:val="en-AU"/>
        </w:rPr>
      </w:pPr>
      <w:hyperlink r:id="rId31" w:history="1">
        <w:r w:rsidRPr="007371AE">
          <w:rPr>
            <w:rStyle w:val="Hyperlink"/>
            <w:lang w:val="en-AU"/>
          </w:rPr>
          <w:t>https://justin.abrah.ms/misc/an-overview-of-guice-java-dependency-injection.html</w:t>
        </w:r>
      </w:hyperlink>
      <w:r>
        <w:rPr>
          <w:lang w:val="en-AU"/>
        </w:rPr>
        <w:t xml:space="preserve"> </w:t>
      </w:r>
    </w:p>
    <w:p w14:paraId="14606A40" w14:textId="77777777" w:rsidR="00AB4CB6" w:rsidRDefault="00AB4CB6" w:rsidP="00AB4CB6">
      <w:pPr>
        <w:pStyle w:val="Body"/>
        <w:rPr>
          <w:lang w:val="en-AU"/>
        </w:rPr>
      </w:pPr>
      <w:r>
        <w:rPr>
          <w:lang w:val="en-AU"/>
        </w:rPr>
        <w:t>A dependency injection framework (from google)</w:t>
      </w:r>
    </w:p>
    <w:p w14:paraId="51D8C6F5" w14:textId="77777777" w:rsidR="00AB4CB6" w:rsidRDefault="00AB4CB6" w:rsidP="00AB4CB6">
      <w:pPr>
        <w:pStyle w:val="Body"/>
        <w:widowControl/>
        <w:numPr>
          <w:ilvl w:val="0"/>
          <w:numId w:val="7"/>
        </w:numPr>
        <w:spacing w:after="0"/>
        <w:rPr>
          <w:lang w:val="en-AU"/>
        </w:rPr>
      </w:pPr>
      <w:r>
        <w:rPr>
          <w:lang w:val="en-AU"/>
        </w:rPr>
        <w:t>Uses a special class called a module to manage the dependencies. This class inherits from AbstractModule().</w:t>
      </w:r>
    </w:p>
    <w:p w14:paraId="04557734" w14:textId="77777777" w:rsidR="00AB4CB6" w:rsidRDefault="00AB4CB6" w:rsidP="00AB4CB6">
      <w:pPr>
        <w:pStyle w:val="Body"/>
        <w:widowControl/>
        <w:numPr>
          <w:ilvl w:val="0"/>
          <w:numId w:val="7"/>
        </w:numPr>
        <w:spacing w:after="0"/>
        <w:rPr>
          <w:lang w:val="en-AU"/>
        </w:rPr>
      </w:pPr>
      <w:r>
        <w:rPr>
          <w:lang w:val="en-AU"/>
        </w:rPr>
        <w:t>With @Inject:</w:t>
      </w:r>
    </w:p>
    <w:p w14:paraId="5DCAC355" w14:textId="77777777" w:rsidR="00AB4CB6" w:rsidRDefault="00AB4CB6" w:rsidP="00AB4CB6">
      <w:pPr>
        <w:pStyle w:val="Body"/>
        <w:widowControl/>
        <w:numPr>
          <w:ilvl w:val="1"/>
          <w:numId w:val="7"/>
        </w:numPr>
        <w:spacing w:after="0"/>
        <w:rPr>
          <w:lang w:val="en-AU"/>
        </w:rPr>
      </w:pPr>
      <w:r>
        <w:rPr>
          <w:lang w:val="en-AU"/>
        </w:rPr>
        <w:t>All the data members to be injected are marked with @Inject:</w:t>
      </w:r>
    </w:p>
    <w:p w14:paraId="46B46B9F" w14:textId="77777777" w:rsidR="00AB4CB6" w:rsidRPr="00157D7F" w:rsidRDefault="00AB4CB6" w:rsidP="00AB4CB6">
      <w:pPr>
        <w:pStyle w:val="Code"/>
        <w:ind w:left="2611"/>
      </w:pPr>
      <w:r w:rsidRPr="00157D7F">
        <w:t>public class GuiceUserService {</w:t>
      </w:r>
    </w:p>
    <w:p w14:paraId="12918124" w14:textId="77777777" w:rsidR="00AB4CB6" w:rsidRPr="00157D7F" w:rsidRDefault="00AB4CB6" w:rsidP="00AB4CB6">
      <w:pPr>
        <w:pStyle w:val="Code"/>
        <w:ind w:left="2611"/>
      </w:pPr>
      <w:r w:rsidRPr="00157D7F">
        <w:t xml:space="preserve">    @Inject</w:t>
      </w:r>
    </w:p>
    <w:p w14:paraId="7313F567" w14:textId="77777777" w:rsidR="00AB4CB6" w:rsidRPr="00157D7F" w:rsidRDefault="00AB4CB6" w:rsidP="00AB4CB6">
      <w:pPr>
        <w:pStyle w:val="Code"/>
        <w:ind w:left="2611"/>
      </w:pPr>
      <w:r w:rsidRPr="00157D7F">
        <w:t xml:space="preserve">    private AccountService accountService;</w:t>
      </w:r>
    </w:p>
    <w:p w14:paraId="5FBA5A84" w14:textId="77777777" w:rsidR="00AB4CB6" w:rsidRDefault="00AB4CB6" w:rsidP="00AB4CB6">
      <w:pPr>
        <w:pStyle w:val="Code"/>
        <w:ind w:left="2611"/>
      </w:pPr>
      <w:r w:rsidRPr="00157D7F">
        <w:t>}</w:t>
      </w:r>
    </w:p>
    <w:p w14:paraId="0B2F5B97" w14:textId="77777777" w:rsidR="00AB4CB6" w:rsidRDefault="00AB4CB6" w:rsidP="00AB4CB6">
      <w:pPr>
        <w:pStyle w:val="Body"/>
        <w:widowControl/>
        <w:numPr>
          <w:ilvl w:val="0"/>
          <w:numId w:val="7"/>
        </w:numPr>
        <w:spacing w:after="0"/>
        <w:ind w:left="2880"/>
      </w:pPr>
      <w:r>
        <w:t>And included in the module’s configure() function:</w:t>
      </w:r>
    </w:p>
    <w:p w14:paraId="32D956F8" w14:textId="77777777" w:rsidR="00AB4CB6" w:rsidRDefault="00AB4CB6" w:rsidP="00AB4CB6">
      <w:pPr>
        <w:pStyle w:val="Code"/>
        <w:ind w:left="2880"/>
      </w:pPr>
      <w:r>
        <w:t>public class GuiceModule extends AbstractModule {</w:t>
      </w:r>
    </w:p>
    <w:p w14:paraId="56EA3AE3" w14:textId="77777777" w:rsidR="00AB4CB6" w:rsidRDefault="00AB4CB6" w:rsidP="00AB4CB6">
      <w:pPr>
        <w:pStyle w:val="Code"/>
        <w:ind w:left="2880"/>
      </w:pPr>
      <w:r>
        <w:t xml:space="preserve">    @Override</w:t>
      </w:r>
    </w:p>
    <w:p w14:paraId="72E20BA6" w14:textId="77777777" w:rsidR="00AB4CB6" w:rsidRDefault="00AB4CB6" w:rsidP="00AB4CB6">
      <w:pPr>
        <w:pStyle w:val="Code"/>
        <w:ind w:left="2880"/>
      </w:pPr>
      <w:r>
        <w:t xml:space="preserve">    protected void configure() {</w:t>
      </w:r>
    </w:p>
    <w:p w14:paraId="64E5E2CD" w14:textId="77777777" w:rsidR="00AB4CB6" w:rsidRDefault="00AB4CB6" w:rsidP="00AB4CB6">
      <w:pPr>
        <w:pStyle w:val="Code"/>
        <w:ind w:left="2880"/>
      </w:pPr>
      <w:r>
        <w:t xml:space="preserve">        bind(AccountService.class).to(AccountServiceImpl.class);</w:t>
      </w:r>
    </w:p>
    <w:p w14:paraId="623ACA48" w14:textId="77777777" w:rsidR="00AB4CB6" w:rsidRDefault="00AB4CB6" w:rsidP="00AB4CB6">
      <w:pPr>
        <w:pStyle w:val="Code"/>
        <w:ind w:left="2880"/>
      </w:pPr>
      <w:r>
        <w:t xml:space="preserve">    }</w:t>
      </w:r>
    </w:p>
    <w:p w14:paraId="046F1702" w14:textId="77777777" w:rsidR="00AB4CB6" w:rsidRDefault="00AB4CB6" w:rsidP="00AB4CB6">
      <w:pPr>
        <w:pStyle w:val="Code"/>
        <w:ind w:left="2880"/>
      </w:pPr>
      <w:r>
        <w:t>}</w:t>
      </w:r>
    </w:p>
    <w:p w14:paraId="34D25BF4" w14:textId="77777777" w:rsidR="00AB4CB6" w:rsidRDefault="00AB4CB6" w:rsidP="00AB4CB6">
      <w:pPr>
        <w:pStyle w:val="Body"/>
        <w:ind w:left="2789"/>
        <w:rPr>
          <w:shd w:val="clear" w:color="auto" w:fill="FFFFFF"/>
          <w:lang w:val="en-AU"/>
        </w:rPr>
      </w:pPr>
      <w:r w:rsidRPr="00B51EC0">
        <w:rPr>
          <w:shd w:val="clear" w:color="auto" w:fill="FFFFFF"/>
          <w:lang w:val="en-AU"/>
        </w:rPr>
        <w:t xml:space="preserve">Normally, we expect Guice to instantiate each dependency object from their </w:t>
      </w:r>
      <w:r w:rsidRPr="00B51EC0">
        <w:rPr>
          <w:u w:val="single"/>
          <w:shd w:val="clear" w:color="auto" w:fill="FFFFFF"/>
          <w:lang w:val="en-AU"/>
        </w:rPr>
        <w:t>default constructors</w:t>
      </w:r>
      <w:r w:rsidRPr="00B51EC0">
        <w:rPr>
          <w:shd w:val="clear" w:color="auto" w:fill="FFFFFF"/>
          <w:lang w:val="en-AU"/>
        </w:rPr>
        <w:t xml:space="preserve"> if there isn't any binding defined explicitly in the </w:t>
      </w:r>
      <w:r w:rsidRPr="00B51EC0">
        <w:rPr>
          <w:i/>
          <w:iCs/>
          <w:shd w:val="clear" w:color="auto" w:fill="FFFFFF"/>
          <w:lang w:val="en-AU"/>
        </w:rPr>
        <w:t>configure()</w:t>
      </w:r>
      <w:r w:rsidRPr="00B51EC0">
        <w:rPr>
          <w:shd w:val="clear" w:color="auto" w:fill="FFFFFF"/>
          <w:lang w:val="en-AU"/>
        </w:rPr>
        <w:t> method. </w:t>
      </w:r>
      <w:r w:rsidRPr="00B51EC0">
        <w:rPr>
          <w:b/>
          <w:bCs/>
          <w:shd w:val="clear" w:color="auto" w:fill="FFFFFF"/>
          <w:lang w:val="en-AU"/>
        </w:rPr>
        <w:t>But since interfaces can't be instantiated directly, we need to define bindings</w:t>
      </w:r>
      <w:r w:rsidRPr="00B51EC0">
        <w:rPr>
          <w:shd w:val="clear" w:color="auto" w:fill="FFFFFF"/>
          <w:lang w:val="en-AU"/>
        </w:rPr>
        <w:t> to tell Guice which interface will be paired with which implementation.</w:t>
      </w:r>
    </w:p>
    <w:p w14:paraId="051E6A46" w14:textId="77777777" w:rsidR="00AB4CB6" w:rsidRDefault="00AB4CB6" w:rsidP="00AB4CB6">
      <w:pPr>
        <w:pStyle w:val="Body"/>
        <w:widowControl/>
        <w:numPr>
          <w:ilvl w:val="0"/>
          <w:numId w:val="7"/>
        </w:numPr>
        <w:spacing w:after="0"/>
        <w:rPr>
          <w:lang w:val="en-AU"/>
        </w:rPr>
      </w:pPr>
      <w:r>
        <w:rPr>
          <w:lang w:val="en-AU"/>
        </w:rPr>
        <w:t>Using @Provides:</w:t>
      </w:r>
    </w:p>
    <w:p w14:paraId="7ADFAF9B" w14:textId="77777777" w:rsidR="00AB4CB6" w:rsidRDefault="00AB4CB6" w:rsidP="00AB4CB6">
      <w:pPr>
        <w:pStyle w:val="Body"/>
        <w:widowControl/>
        <w:numPr>
          <w:ilvl w:val="1"/>
          <w:numId w:val="7"/>
        </w:numPr>
        <w:spacing w:after="0"/>
        <w:rPr>
          <w:lang w:val="en-AU"/>
        </w:rPr>
      </w:pPr>
      <w:r>
        <w:rPr>
          <w:lang w:val="en-AU"/>
        </w:rPr>
        <w:t>Define the function that return an object from the specified type using the @Provides annotation:</w:t>
      </w:r>
    </w:p>
    <w:p w14:paraId="7260C5A4" w14:textId="77777777" w:rsidR="00AB4CB6" w:rsidRPr="001F2C54" w:rsidRDefault="00AB4CB6" w:rsidP="00AB4CB6">
      <w:pPr>
        <w:pStyle w:val="Code"/>
        <w:ind w:left="2971"/>
        <w:rPr>
          <w:lang w:bidi="ar-SA"/>
        </w:rPr>
      </w:pPr>
      <w:r w:rsidRPr="001F2C54">
        <w:rPr>
          <w:lang w:bidi="ar-SA"/>
        </w:rPr>
        <w:t>@Provides</w:t>
      </w:r>
    </w:p>
    <w:p w14:paraId="058B19FF" w14:textId="77777777" w:rsidR="00AB4CB6" w:rsidRPr="001F2C54" w:rsidRDefault="00AB4CB6" w:rsidP="00AB4CB6">
      <w:pPr>
        <w:pStyle w:val="Code"/>
        <w:ind w:left="2971"/>
        <w:rPr>
          <w:lang w:bidi="ar-SA"/>
        </w:rPr>
      </w:pPr>
      <w:r w:rsidRPr="001F2C54">
        <w:rPr>
          <w:lang w:bidi="ar-SA"/>
        </w:rPr>
        <w:t>public BookService bookServiceGenerator() {</w:t>
      </w:r>
    </w:p>
    <w:p w14:paraId="4470F107" w14:textId="77777777" w:rsidR="00AB4CB6" w:rsidRPr="001F2C54" w:rsidRDefault="00AB4CB6" w:rsidP="00AB4CB6">
      <w:pPr>
        <w:pStyle w:val="Code"/>
        <w:ind w:left="2971"/>
        <w:rPr>
          <w:lang w:bidi="ar-SA"/>
        </w:rPr>
      </w:pPr>
      <w:r w:rsidRPr="001F2C54">
        <w:rPr>
          <w:lang w:bidi="ar-SA"/>
        </w:rPr>
        <w:t xml:space="preserve">    return new BookServiceImpl();</w:t>
      </w:r>
    </w:p>
    <w:p w14:paraId="3BDB6585" w14:textId="77777777" w:rsidR="00AB4CB6" w:rsidRDefault="00AB4CB6" w:rsidP="00AB4CB6">
      <w:pPr>
        <w:pStyle w:val="Code"/>
        <w:ind w:left="2971"/>
        <w:rPr>
          <w:lang w:bidi="ar-SA"/>
        </w:rPr>
      </w:pPr>
      <w:r w:rsidRPr="001F2C54">
        <w:rPr>
          <w:lang w:bidi="ar-SA"/>
        </w:rPr>
        <w:t>}</w:t>
      </w:r>
    </w:p>
    <w:p w14:paraId="6AD28032" w14:textId="77777777" w:rsidR="00AB4CB6" w:rsidRDefault="00AB4CB6" w:rsidP="00AB4CB6">
      <w:pPr>
        <w:pStyle w:val="Body"/>
        <w:widowControl/>
        <w:numPr>
          <w:ilvl w:val="0"/>
          <w:numId w:val="7"/>
        </w:numPr>
        <w:spacing w:after="0"/>
        <w:rPr>
          <w:lang w:val="en-AU"/>
        </w:rPr>
      </w:pPr>
      <w:r>
        <w:rPr>
          <w:lang w:val="en-AU"/>
        </w:rPr>
        <w:t>Usually we will use @Inject for our own internal code and @Provides for external libraries.</w:t>
      </w:r>
    </w:p>
    <w:p w14:paraId="288CF90C" w14:textId="77777777" w:rsidR="00AB4CB6" w:rsidRPr="00B51EC0" w:rsidRDefault="00AB4CB6" w:rsidP="00AB4CB6">
      <w:pPr>
        <w:pStyle w:val="Body"/>
        <w:widowControl/>
        <w:numPr>
          <w:ilvl w:val="0"/>
          <w:numId w:val="7"/>
        </w:numPr>
        <w:spacing w:after="0"/>
        <w:rPr>
          <w:rStyle w:val="CodeChar"/>
          <w:rFonts w:ascii="Palatino Linotype" w:hAnsi="Palatino Linotype" w:cs="Times New Roman"/>
          <w:color w:val="auto"/>
          <w:shd w:val="clear" w:color="auto" w:fill="auto"/>
          <w:lang w:val="en-AU" w:bidi="ar-SA"/>
        </w:rPr>
      </w:pPr>
      <w:r w:rsidRPr="00B51EC0">
        <w:rPr>
          <w:lang w:val="en-AU"/>
        </w:rPr>
        <w:t>Then, we need to define an </w:t>
      </w:r>
      <w:r w:rsidRPr="00B51EC0">
        <w:rPr>
          <w:i/>
          <w:iCs/>
          <w:lang w:val="en-AU"/>
        </w:rPr>
        <w:t>Injector</w:t>
      </w:r>
      <w:r w:rsidRPr="00B51EC0">
        <w:rPr>
          <w:lang w:val="en-AU"/>
        </w:rPr>
        <w:t> using </w:t>
      </w:r>
      <w:r w:rsidRPr="00B51EC0">
        <w:rPr>
          <w:i/>
          <w:iCs/>
          <w:lang w:val="en-AU"/>
        </w:rPr>
        <w:t>GuiceModule</w:t>
      </w:r>
      <w:r w:rsidRPr="00B51EC0">
        <w:rPr>
          <w:lang w:val="en-AU"/>
        </w:rPr>
        <w:t> to get instances of our classes. Let's just note that all of our Guice tests will use this </w:t>
      </w:r>
      <w:r w:rsidRPr="00B51EC0">
        <w:rPr>
          <w:i/>
          <w:iCs/>
          <w:lang w:val="en-AU"/>
        </w:rPr>
        <w:t>Injector</w:t>
      </w:r>
      <w:r w:rsidRPr="00B51EC0">
        <w:rPr>
          <w:lang w:val="en-AU"/>
        </w:rPr>
        <w:t>:</w:t>
      </w:r>
      <w:r>
        <w:rPr>
          <w:lang w:val="en-AU"/>
        </w:rPr>
        <w:br/>
      </w:r>
      <w:r w:rsidRPr="00B51EC0">
        <w:rPr>
          <w:rStyle w:val="CodeChar"/>
        </w:rPr>
        <w:lastRenderedPageBreak/>
        <w:t>Injector injector = Guice.</w:t>
      </w:r>
      <w:r w:rsidRPr="00E403D6">
        <w:rPr>
          <w:rStyle w:val="CodeChar"/>
          <w:b/>
          <w:color w:val="0432FF"/>
        </w:rPr>
        <w:t>createInjector</w:t>
      </w:r>
      <w:r w:rsidRPr="00B51EC0">
        <w:rPr>
          <w:rStyle w:val="CodeChar"/>
        </w:rPr>
        <w:t>(new GuiceModule());</w:t>
      </w:r>
    </w:p>
    <w:p w14:paraId="433B1701" w14:textId="77777777" w:rsidR="00AB4CB6" w:rsidRDefault="00AB4CB6" w:rsidP="00AB4CB6">
      <w:pPr>
        <w:pStyle w:val="Body"/>
        <w:widowControl/>
        <w:numPr>
          <w:ilvl w:val="0"/>
          <w:numId w:val="7"/>
        </w:numPr>
        <w:spacing w:after="0"/>
        <w:rPr>
          <w:lang w:val="en-AU"/>
        </w:rPr>
      </w:pPr>
      <w:r w:rsidRPr="00B51EC0">
        <w:rPr>
          <w:lang w:val="en-AU"/>
        </w:rPr>
        <w:t>Finally, at runtime we retrieve a </w:t>
      </w:r>
      <w:r w:rsidRPr="00B51EC0">
        <w:rPr>
          <w:i/>
          <w:iCs/>
          <w:lang w:val="en-AU"/>
        </w:rPr>
        <w:t>GuiceUserService</w:t>
      </w:r>
      <w:r w:rsidRPr="00B51EC0">
        <w:rPr>
          <w:lang w:val="en-AU"/>
        </w:rPr>
        <w:t> instance with a non-null </w:t>
      </w:r>
      <w:r w:rsidRPr="00B51EC0">
        <w:rPr>
          <w:i/>
          <w:iCs/>
          <w:lang w:val="en-AU"/>
        </w:rPr>
        <w:t>accountService</w:t>
      </w:r>
      <w:r w:rsidRPr="00B51EC0">
        <w:rPr>
          <w:lang w:val="en-AU"/>
        </w:rPr>
        <w:t> dependency:</w:t>
      </w:r>
    </w:p>
    <w:p w14:paraId="4CEE4C71" w14:textId="77777777" w:rsidR="00AB4CB6" w:rsidRPr="00B51EC0" w:rsidRDefault="00AB4CB6" w:rsidP="00AB4CB6">
      <w:pPr>
        <w:pStyle w:val="Code"/>
        <w:ind w:left="2160"/>
        <w:rPr>
          <w:rFonts w:ascii="Palatino Linotype" w:hAnsi="Palatino Linotype"/>
          <w:sz w:val="21"/>
          <w:lang w:bidi="ar-SA"/>
        </w:rPr>
      </w:pPr>
      <w:r w:rsidRPr="00B51EC0">
        <w:rPr>
          <w:lang w:bidi="ar-SA"/>
        </w:rPr>
        <w:t xml:space="preserve">GuiceUserService guiceUserService = </w:t>
      </w:r>
      <w:r w:rsidRPr="001F2C54">
        <w:rPr>
          <w:b/>
          <w:color w:val="0432FF"/>
          <w:lang w:bidi="ar-SA"/>
        </w:rPr>
        <w:t>injector.getInstance</w:t>
      </w:r>
      <w:r w:rsidRPr="00B51EC0">
        <w:rPr>
          <w:lang w:bidi="ar-SA"/>
        </w:rPr>
        <w:t>(GuiceUserService.class);</w:t>
      </w:r>
    </w:p>
    <w:p w14:paraId="6CF7650A" w14:textId="77777777" w:rsidR="00AB4CB6" w:rsidRPr="006C2AFD" w:rsidRDefault="00AB4CB6" w:rsidP="00AB4CB6">
      <w:pPr>
        <w:pStyle w:val="Code"/>
        <w:ind w:left="2160"/>
        <w:rPr>
          <w:lang w:bidi="ar-SA"/>
        </w:rPr>
      </w:pPr>
      <w:r w:rsidRPr="00B51EC0">
        <w:rPr>
          <w:lang w:bidi="ar-SA"/>
        </w:rPr>
        <w:t>assertNotNull(guiceUserService.getAccountService());</w:t>
      </w:r>
    </w:p>
    <w:p w14:paraId="69EC103D" w14:textId="77777777" w:rsidR="00AB4CB6" w:rsidRDefault="00AB4CB6" w:rsidP="00AB4CB6">
      <w:pPr>
        <w:pStyle w:val="Heading2"/>
        <w:numPr>
          <w:ilvl w:val="1"/>
          <w:numId w:val="17"/>
        </w:numPr>
        <w:tabs>
          <w:tab w:val="clear" w:pos="1418"/>
          <w:tab w:val="num" w:pos="1531"/>
        </w:tabs>
        <w:ind w:left="1531" w:hanging="1191"/>
        <w:rPr>
          <w:lang w:val="en-AU"/>
        </w:rPr>
      </w:pPr>
      <w:r w:rsidRPr="00D7283D">
        <w:t>Spring</w:t>
      </w:r>
    </w:p>
    <w:p w14:paraId="2037EBAC" w14:textId="77777777" w:rsidR="00AB4CB6" w:rsidRDefault="00AB4CB6" w:rsidP="00AB4CB6">
      <w:pPr>
        <w:pStyle w:val="Body"/>
        <w:rPr>
          <w:lang w:val="en-AU"/>
        </w:rPr>
      </w:pPr>
      <w:r>
        <w:rPr>
          <w:lang w:val="en-AU"/>
        </w:rPr>
        <w:t xml:space="preserve">Dependency injection framework </w:t>
      </w:r>
    </w:p>
    <w:p w14:paraId="1C58F476" w14:textId="77777777" w:rsidR="00AB4CB6" w:rsidRDefault="00AB4CB6" w:rsidP="00AB4CB6">
      <w:pPr>
        <w:pStyle w:val="Body"/>
        <w:rPr>
          <w:lang w:val="en-AU"/>
        </w:rPr>
      </w:pPr>
      <w:r w:rsidRPr="005C3C88">
        <w:rPr>
          <w:noProof/>
          <w:lang w:val="en-AU"/>
        </w:rPr>
        <w:drawing>
          <wp:inline distT="0" distB="0" distL="0" distR="0" wp14:anchorId="6CFEB534" wp14:editId="027A87AD">
            <wp:extent cx="4547135" cy="26181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2871" cy="2621456"/>
                    </a:xfrm>
                    <a:prstGeom prst="rect">
                      <a:avLst/>
                    </a:prstGeom>
                  </pic:spPr>
                </pic:pic>
              </a:graphicData>
            </a:graphic>
          </wp:inline>
        </w:drawing>
      </w:r>
    </w:p>
    <w:p w14:paraId="1BA71794" w14:textId="77777777" w:rsidR="00AB4CB6" w:rsidRDefault="00AB4CB6" w:rsidP="00AB4CB6">
      <w:pPr>
        <w:pStyle w:val="Body"/>
        <w:rPr>
          <w:lang w:val="en-AU"/>
        </w:rPr>
      </w:pPr>
      <w:r>
        <w:rPr>
          <w:lang w:val="en-AU"/>
        </w:rPr>
        <w:t>The Spring eco system includes:</w:t>
      </w:r>
    </w:p>
    <w:p w14:paraId="744051E5" w14:textId="77777777" w:rsidR="00AB4CB6" w:rsidRDefault="00AB4CB6" w:rsidP="00AB4CB6">
      <w:pPr>
        <w:pStyle w:val="Body"/>
        <w:numPr>
          <w:ilvl w:val="0"/>
          <w:numId w:val="7"/>
        </w:numPr>
        <w:rPr>
          <w:lang w:val="en-AU"/>
        </w:rPr>
      </w:pPr>
      <w:r>
        <w:rPr>
          <w:lang w:val="en-AU"/>
        </w:rPr>
        <w:t xml:space="preserve">Spring Framework – reducing boiler-plate code. Used to simplify creating web and data-based applications. </w:t>
      </w:r>
    </w:p>
    <w:p w14:paraId="6292A2D1" w14:textId="77777777" w:rsidR="00AB4CB6" w:rsidRDefault="00AB4CB6" w:rsidP="00AB4CB6">
      <w:pPr>
        <w:pStyle w:val="Body"/>
        <w:numPr>
          <w:ilvl w:val="0"/>
          <w:numId w:val="7"/>
        </w:numPr>
        <w:rPr>
          <w:lang w:val="en-AU"/>
        </w:rPr>
      </w:pPr>
      <w:r>
        <w:rPr>
          <w:lang w:val="en-AU"/>
        </w:rPr>
        <w:t>Spring Boot – a fast way to build and deploy spring-based applications</w:t>
      </w:r>
    </w:p>
    <w:p w14:paraId="2E7D2A08" w14:textId="77777777" w:rsidR="00AB4CB6" w:rsidRDefault="00AB4CB6" w:rsidP="00AB4CB6">
      <w:pPr>
        <w:pStyle w:val="Body"/>
        <w:numPr>
          <w:ilvl w:val="1"/>
          <w:numId w:val="7"/>
        </w:numPr>
        <w:rPr>
          <w:lang w:val="en-AU"/>
        </w:rPr>
      </w:pPr>
      <w:r>
        <w:rPr>
          <w:lang w:val="en-AU"/>
        </w:rPr>
        <w:t>Auto-configuration – attempts to automatically configure your Spring application based on the … dependencies that you have added. For example, auto configure the type of database required by the application (e.g. oracle etc) based on the dependency in the code. Setting up auto-configuration is super easy:</w:t>
      </w:r>
      <w:r>
        <w:rPr>
          <w:lang w:val="en-AU"/>
        </w:rPr>
        <w:br/>
      </w:r>
      <w:r w:rsidRPr="000D370B">
        <w:rPr>
          <w:rStyle w:val="IntenseEmphasis"/>
        </w:rPr>
        <w:t>@EnableAutoConfiguration</w:t>
      </w:r>
      <w:r w:rsidRPr="000D370B">
        <w:rPr>
          <w:rStyle w:val="IntenseEmphasis"/>
        </w:rPr>
        <w:br/>
        <w:t>public class DemoApplication {…}</w:t>
      </w:r>
    </w:p>
    <w:p w14:paraId="12C24349" w14:textId="77777777" w:rsidR="00AB4CB6" w:rsidRDefault="00AB4CB6" w:rsidP="00AB4CB6">
      <w:pPr>
        <w:pStyle w:val="Body"/>
        <w:numPr>
          <w:ilvl w:val="1"/>
          <w:numId w:val="7"/>
        </w:numPr>
        <w:rPr>
          <w:lang w:val="en-AU"/>
        </w:rPr>
      </w:pPr>
      <w:r>
        <w:rPr>
          <w:lang w:val="en-AU"/>
        </w:rPr>
        <w:t>Standalone – you don’t need to configure, deploy web server etc. You can just:</w:t>
      </w:r>
    </w:p>
    <w:p w14:paraId="419BFAD8" w14:textId="77777777" w:rsidR="00AB4CB6" w:rsidRDefault="00AB4CB6" w:rsidP="00AB4CB6">
      <w:pPr>
        <w:pStyle w:val="Body"/>
        <w:numPr>
          <w:ilvl w:val="2"/>
          <w:numId w:val="7"/>
        </w:numPr>
        <w:rPr>
          <w:lang w:val="en-AU"/>
        </w:rPr>
      </w:pPr>
      <w:r>
        <w:rPr>
          <w:lang w:val="en-AU"/>
        </w:rPr>
        <w:t>Package the app</w:t>
      </w:r>
    </w:p>
    <w:p w14:paraId="17F31A92" w14:textId="77777777" w:rsidR="00AB4CB6" w:rsidRDefault="00AB4CB6" w:rsidP="00AB4CB6">
      <w:pPr>
        <w:pStyle w:val="Body"/>
        <w:numPr>
          <w:ilvl w:val="2"/>
          <w:numId w:val="7"/>
        </w:numPr>
        <w:rPr>
          <w:lang w:val="en-AU"/>
        </w:rPr>
      </w:pPr>
      <w:r>
        <w:rPr>
          <w:lang w:val="en-AU"/>
        </w:rPr>
        <w:t>Run the app:</w:t>
      </w:r>
      <w:r>
        <w:rPr>
          <w:lang w:val="en-AU"/>
        </w:rPr>
        <w:br/>
      </w:r>
      <w:r w:rsidRPr="00C5011A">
        <w:rPr>
          <w:rStyle w:val="IntenseEmphasis"/>
        </w:rPr>
        <w:t>java -jar my-application.jar</w:t>
      </w:r>
    </w:p>
    <w:p w14:paraId="644F0E4E" w14:textId="77777777" w:rsidR="00AB4CB6" w:rsidRDefault="00AB4CB6" w:rsidP="00AB4CB6">
      <w:pPr>
        <w:pStyle w:val="Body"/>
        <w:numPr>
          <w:ilvl w:val="1"/>
          <w:numId w:val="7"/>
        </w:numPr>
        <w:rPr>
          <w:lang w:val="en-AU"/>
        </w:rPr>
      </w:pPr>
      <w:r>
        <w:rPr>
          <w:lang w:val="en-AU"/>
        </w:rPr>
        <w:t>Opinionated – it has defined defaults on how to do things.</w:t>
      </w:r>
    </w:p>
    <w:p w14:paraId="47E4BA2D" w14:textId="77777777" w:rsidR="00AB4CB6" w:rsidRDefault="00AB4CB6" w:rsidP="00AB4CB6">
      <w:pPr>
        <w:pStyle w:val="Body"/>
        <w:numPr>
          <w:ilvl w:val="0"/>
          <w:numId w:val="7"/>
        </w:numPr>
        <w:rPr>
          <w:lang w:val="en-AU"/>
        </w:rPr>
      </w:pPr>
      <w:r>
        <w:rPr>
          <w:lang w:val="en-AU"/>
        </w:rPr>
        <w:lastRenderedPageBreak/>
        <w:t>Spring Cloud – simplify the creation of distributed applications</w:t>
      </w:r>
    </w:p>
    <w:p w14:paraId="2CC72325" w14:textId="77777777" w:rsidR="00AB4CB6" w:rsidRDefault="00AB4CB6" w:rsidP="00AB4CB6">
      <w:pPr>
        <w:pStyle w:val="Heading3"/>
        <w:numPr>
          <w:ilvl w:val="2"/>
          <w:numId w:val="17"/>
        </w:numPr>
        <w:tabs>
          <w:tab w:val="clear" w:pos="1418"/>
          <w:tab w:val="num" w:pos="1588"/>
        </w:tabs>
        <w:ind w:left="1588" w:hanging="170"/>
        <w:rPr>
          <w:lang w:val="en-AU"/>
        </w:rPr>
      </w:pPr>
      <w:r>
        <w:rPr>
          <w:lang w:val="en-AU"/>
        </w:rPr>
        <w:t xml:space="preserve">The big </w:t>
      </w:r>
      <w:r w:rsidRPr="00D7283D">
        <w:t>picture</w:t>
      </w:r>
    </w:p>
    <w:p w14:paraId="6E9C1143" w14:textId="77777777" w:rsidR="00AB4CB6" w:rsidRPr="005C3C88" w:rsidRDefault="00AB4CB6" w:rsidP="00AB4CB6">
      <w:pPr>
        <w:pStyle w:val="Body"/>
        <w:rPr>
          <w:lang w:val="en-AU"/>
        </w:rPr>
      </w:pPr>
    </w:p>
    <w:p w14:paraId="744F3AD6" w14:textId="77777777" w:rsidR="00AB4CB6" w:rsidRDefault="00AB4CB6" w:rsidP="00AB4CB6">
      <w:pPr>
        <w:pStyle w:val="Body"/>
        <w:numPr>
          <w:ilvl w:val="0"/>
          <w:numId w:val="7"/>
        </w:numPr>
        <w:rPr>
          <w:lang w:val="en-AU"/>
        </w:rPr>
      </w:pPr>
      <w:r>
        <w:rPr>
          <w:lang w:val="en-AU"/>
        </w:rPr>
        <w:t>Beans – the different objects that are managed by Spring framework</w:t>
      </w:r>
    </w:p>
    <w:p w14:paraId="1E911B8E" w14:textId="77777777" w:rsidR="00AB4CB6" w:rsidRDefault="00AB4CB6" w:rsidP="00AB4CB6">
      <w:pPr>
        <w:pStyle w:val="Body"/>
        <w:numPr>
          <w:ilvl w:val="0"/>
          <w:numId w:val="7"/>
        </w:numPr>
        <w:rPr>
          <w:lang w:val="en-AU"/>
        </w:rPr>
      </w:pPr>
      <w:r>
        <w:rPr>
          <w:lang w:val="en-AU"/>
        </w:rPr>
        <w:t>Autowiring – the process in which Spring recognize the dependencies and initializes and inject the correct objects to the managed componenets.</w:t>
      </w:r>
    </w:p>
    <w:p w14:paraId="3FDADB25" w14:textId="77777777" w:rsidR="00AB4CB6" w:rsidRDefault="00AB4CB6" w:rsidP="00AB4CB6">
      <w:pPr>
        <w:pStyle w:val="Body"/>
        <w:numPr>
          <w:ilvl w:val="0"/>
          <w:numId w:val="7"/>
        </w:numPr>
        <w:rPr>
          <w:lang w:val="en-AU"/>
        </w:rPr>
      </w:pPr>
      <w:r>
        <w:rPr>
          <w:lang w:val="en-AU"/>
        </w:rPr>
        <w:t xml:space="preserve">IOC (Invertion of Control) Container </w:t>
      </w:r>
    </w:p>
    <w:p w14:paraId="4A15FBFF" w14:textId="77777777" w:rsidR="00AB4CB6" w:rsidRDefault="00AB4CB6" w:rsidP="00AB4CB6">
      <w:pPr>
        <w:pStyle w:val="Body"/>
        <w:numPr>
          <w:ilvl w:val="0"/>
          <w:numId w:val="7"/>
        </w:numPr>
        <w:rPr>
          <w:lang w:val="en-AU"/>
        </w:rPr>
      </w:pPr>
      <w:r>
        <w:rPr>
          <w:lang w:val="en-AU"/>
        </w:rPr>
        <w:t>Application Context – where all the core logic of Spring framework</w:t>
      </w:r>
    </w:p>
    <w:p w14:paraId="48715282" w14:textId="77777777" w:rsidR="00AB4CB6" w:rsidRDefault="00AB4CB6" w:rsidP="00AB4CB6">
      <w:pPr>
        <w:pStyle w:val="Body"/>
        <w:rPr>
          <w:lang w:val="en-AU"/>
        </w:rPr>
      </w:pPr>
      <w:r>
        <w:rPr>
          <w:lang w:val="en-AU"/>
        </w:rPr>
        <w:t>@Component – tells spring that it needs to manage a class. Meaning, it needs to initialize its objects</w:t>
      </w:r>
    </w:p>
    <w:p w14:paraId="3E771C25" w14:textId="77777777" w:rsidR="00AB4CB6" w:rsidRDefault="00AB4CB6" w:rsidP="00AB4CB6">
      <w:pPr>
        <w:pStyle w:val="Body"/>
        <w:rPr>
          <w:lang w:val="en-AU"/>
        </w:rPr>
      </w:pPr>
      <w:r>
        <w:rPr>
          <w:lang w:val="en-AU"/>
        </w:rPr>
        <w:t>@Autowired – tells spring that it needs to create a new object of this type (search for this type with @Componenet), initialize it and inject it into the containing class</w:t>
      </w:r>
    </w:p>
    <w:p w14:paraId="7A7F85E3" w14:textId="77777777" w:rsidR="00AB4CB6" w:rsidRPr="00C6217C" w:rsidRDefault="00AB4CB6" w:rsidP="00AB4CB6">
      <w:pPr>
        <w:pStyle w:val="Code"/>
        <w:ind w:left="1440"/>
      </w:pPr>
      <w:r w:rsidRPr="00BC2121">
        <w:rPr>
          <w:b/>
          <w:color w:val="0432FF"/>
        </w:rPr>
        <w:t>@Component</w:t>
      </w:r>
      <w:r w:rsidRPr="00C6217C">
        <w:br/>
      </w:r>
      <w:r w:rsidRPr="00C6217C">
        <w:rPr>
          <w:color w:val="000000"/>
        </w:rPr>
        <w:t xml:space="preserve">public class </w:t>
      </w:r>
      <w:r w:rsidRPr="00C6217C">
        <w:rPr>
          <w:color w:val="485B8C"/>
        </w:rPr>
        <w:t xml:space="preserve">SpringComponentBasic </w:t>
      </w:r>
      <w:r w:rsidRPr="00C6217C">
        <w:t>{</w:t>
      </w:r>
      <w:r w:rsidRPr="00C6217C">
        <w:br/>
        <w:t xml:space="preserve">    </w:t>
      </w:r>
      <w:r w:rsidRPr="00C6217C">
        <w:br/>
        <w:t xml:space="preserve">    </w:t>
      </w:r>
      <w:r w:rsidRPr="00BC2121">
        <w:rPr>
          <w:b/>
          <w:color w:val="0432FF"/>
        </w:rPr>
        <w:t>@Autowired</w:t>
      </w:r>
      <w:r w:rsidRPr="00C6217C">
        <w:br/>
        <w:t xml:space="preserve">    SortAlgorithm </w:t>
      </w:r>
      <w:r w:rsidRPr="00C6217C">
        <w:rPr>
          <w:color w:val="008E8E"/>
        </w:rPr>
        <w:t>sortAlgorithm</w:t>
      </w:r>
      <w:r w:rsidRPr="00C6217C">
        <w:t>;</w:t>
      </w:r>
      <w:r w:rsidRPr="00C6217C">
        <w:br/>
        <w:t>}</w:t>
      </w:r>
      <w:r w:rsidRPr="00C6217C">
        <w:br/>
      </w:r>
      <w:r w:rsidRPr="00C6217C">
        <w:br/>
      </w:r>
      <w:r w:rsidRPr="00C6217C">
        <w:br/>
      </w:r>
      <w:r w:rsidRPr="00BC2121">
        <w:rPr>
          <w:b/>
          <w:color w:val="0432FF"/>
        </w:rPr>
        <w:t>@Component</w:t>
      </w:r>
      <w:r w:rsidRPr="00C6217C">
        <w:br/>
      </w:r>
      <w:r w:rsidRPr="00C6217C">
        <w:rPr>
          <w:color w:val="000000"/>
        </w:rPr>
        <w:t xml:space="preserve">public class </w:t>
      </w:r>
      <w:r w:rsidRPr="00C6217C">
        <w:rPr>
          <w:color w:val="485B8C"/>
        </w:rPr>
        <w:t xml:space="preserve">BubbleSortAlgorithm </w:t>
      </w:r>
      <w:r w:rsidRPr="00C6217C">
        <w:rPr>
          <w:color w:val="000000"/>
        </w:rPr>
        <w:t xml:space="preserve">implements </w:t>
      </w:r>
      <w:r w:rsidRPr="00C6217C">
        <w:t>SortAlgorithm {</w:t>
      </w:r>
      <w:r w:rsidRPr="00C6217C">
        <w:br/>
        <w:t xml:space="preserve">    ...</w:t>
      </w:r>
      <w:r w:rsidRPr="00C6217C">
        <w:br/>
        <w:t>}</w:t>
      </w:r>
    </w:p>
    <w:p w14:paraId="09405C7D" w14:textId="77777777" w:rsidR="00AB4CB6" w:rsidRDefault="00AB4CB6" w:rsidP="00AB4CB6">
      <w:pPr>
        <w:pStyle w:val="Body"/>
        <w:rPr>
          <w:lang w:val="en-AU"/>
        </w:rPr>
      </w:pPr>
    </w:p>
    <w:p w14:paraId="0528E72E" w14:textId="77777777" w:rsidR="00AB4CB6" w:rsidRDefault="00AB4CB6" w:rsidP="00AB4CB6">
      <w:pPr>
        <w:pStyle w:val="Heading3"/>
        <w:numPr>
          <w:ilvl w:val="2"/>
          <w:numId w:val="17"/>
        </w:numPr>
        <w:tabs>
          <w:tab w:val="clear" w:pos="1418"/>
          <w:tab w:val="num" w:pos="1588"/>
        </w:tabs>
        <w:ind w:left="1588" w:hanging="170"/>
        <w:rPr>
          <w:lang w:val="en-AU"/>
        </w:rPr>
      </w:pPr>
      <w:r w:rsidRPr="00D7283D">
        <w:t>Spring</w:t>
      </w:r>
      <w:r>
        <w:rPr>
          <w:lang w:val="en-AU"/>
        </w:rPr>
        <w:t xml:space="preserve"> Project</w:t>
      </w:r>
    </w:p>
    <w:p w14:paraId="0D3972EE" w14:textId="77777777" w:rsidR="00AB4CB6" w:rsidRDefault="00AB4CB6" w:rsidP="00AB4CB6">
      <w:pPr>
        <w:pStyle w:val="Body"/>
        <w:rPr>
          <w:lang w:val="en-AU"/>
        </w:rPr>
      </w:pPr>
      <w:hyperlink r:id="rId33" w:history="1">
        <w:r w:rsidRPr="00496305">
          <w:rPr>
            <w:rStyle w:val="Hyperlink"/>
            <w:lang w:val="en-AU"/>
          </w:rPr>
          <w:t>https://start.spring.io/</w:t>
        </w:r>
      </w:hyperlink>
      <w:r>
        <w:rPr>
          <w:lang w:val="en-AU"/>
        </w:rPr>
        <w:t xml:space="preserve"> </w:t>
      </w:r>
    </w:p>
    <w:p w14:paraId="6FFAD62C" w14:textId="77777777" w:rsidR="00AB4CB6" w:rsidRDefault="00AB4CB6" w:rsidP="00AB4CB6">
      <w:pPr>
        <w:pStyle w:val="Heading3"/>
        <w:numPr>
          <w:ilvl w:val="2"/>
          <w:numId w:val="17"/>
        </w:numPr>
        <w:tabs>
          <w:tab w:val="clear" w:pos="1418"/>
          <w:tab w:val="num" w:pos="1588"/>
        </w:tabs>
        <w:ind w:left="1588" w:hanging="170"/>
        <w:rPr>
          <w:lang w:val="en-AU"/>
        </w:rPr>
      </w:pPr>
      <w:r>
        <w:rPr>
          <w:lang w:val="en-AU"/>
        </w:rPr>
        <w:t>Spring @</w:t>
      </w:r>
      <w:r w:rsidRPr="00D7283D">
        <w:t>Configuration</w:t>
      </w:r>
    </w:p>
    <w:p w14:paraId="04F73B4B" w14:textId="77777777" w:rsidR="00AB4CB6" w:rsidRDefault="00AB4CB6" w:rsidP="00AB4CB6">
      <w:pPr>
        <w:pStyle w:val="Body"/>
        <w:widowControl/>
        <w:numPr>
          <w:ilvl w:val="0"/>
          <w:numId w:val="7"/>
        </w:numPr>
        <w:spacing w:after="0"/>
      </w:pPr>
      <w:r w:rsidRPr="00075D3B">
        <w:rPr>
          <w:lang w:val="en-AU"/>
        </w:rPr>
        <w:t xml:space="preserve">Doc: </w:t>
      </w:r>
      <w:hyperlink r:id="rId34" w:history="1">
        <w:r>
          <w:rPr>
            <w:rStyle w:val="Hyperlink"/>
          </w:rPr>
          <w:t>https://docs.spring.io/spring-framework/docs/current/javadoc-api/org/springframework/context/annotation/Configuration.html</w:t>
        </w:r>
      </w:hyperlink>
    </w:p>
    <w:p w14:paraId="1BAA4F8A" w14:textId="77777777" w:rsidR="00AB4CB6" w:rsidRPr="00075D3B" w:rsidRDefault="00AB4CB6" w:rsidP="00AB4CB6">
      <w:pPr>
        <w:pStyle w:val="ListParagraph"/>
        <w:numPr>
          <w:ilvl w:val="0"/>
          <w:numId w:val="7"/>
        </w:numPr>
        <w:rPr>
          <w:rFonts w:ascii="Times New Roman" w:hAnsi="Times New Roman"/>
          <w:szCs w:val="24"/>
        </w:rPr>
      </w:pPr>
      <w:r w:rsidRPr="00075D3B">
        <w:rPr>
          <w:rFonts w:ascii="Times New Roman" w:hAnsi="Times New Roman"/>
        </w:rPr>
        <w:t xml:space="preserve">Tutorial: </w:t>
      </w:r>
      <w:hyperlink r:id="rId35" w:history="1">
        <w:r>
          <w:rPr>
            <w:rStyle w:val="Hyperlink"/>
          </w:rPr>
          <w:t>https://www.tutorialspoint.com/spring/spring_java_based_configuration.htm</w:t>
        </w:r>
      </w:hyperlink>
    </w:p>
    <w:p w14:paraId="6FBA29D0" w14:textId="77777777" w:rsidR="00AB4CB6" w:rsidRPr="00075D3B" w:rsidRDefault="00AB4CB6" w:rsidP="00AB4CB6">
      <w:pPr>
        <w:pStyle w:val="ListParagraph"/>
        <w:numPr>
          <w:ilvl w:val="0"/>
          <w:numId w:val="7"/>
        </w:numPr>
        <w:rPr>
          <w:rFonts w:ascii="Times New Roman" w:hAnsi="Times New Roman"/>
        </w:rPr>
      </w:pPr>
    </w:p>
    <w:p w14:paraId="53E2F1BE" w14:textId="77777777" w:rsidR="00AB4CB6" w:rsidRDefault="00AB4CB6" w:rsidP="00AB4CB6">
      <w:pPr>
        <w:pStyle w:val="Body"/>
        <w:rPr>
          <w:shd w:val="clear" w:color="auto" w:fill="FFFFFF"/>
          <w:lang w:val="en-AU"/>
        </w:rPr>
      </w:pPr>
      <w:r>
        <w:rPr>
          <w:lang w:val="en-AU"/>
        </w:rPr>
        <w:t xml:space="preserve">Dependency injection using Spring jave-based annotations. </w:t>
      </w:r>
      <w:r w:rsidRPr="00975DBE">
        <w:rPr>
          <w:shd w:val="clear" w:color="auto" w:fill="FFFFFF"/>
          <w:lang w:val="en-AU"/>
        </w:rPr>
        <w:t>The </w:t>
      </w:r>
      <w:r w:rsidRPr="00975DBE">
        <w:rPr>
          <w:rFonts w:ascii="Consolas" w:hAnsi="Consolas" w:cs="Consolas"/>
          <w:shd w:val="clear" w:color="auto" w:fill="FFFFFF"/>
          <w:lang w:val="en-AU"/>
        </w:rPr>
        <w:t>@Configuration</w:t>
      </w:r>
      <w:r w:rsidRPr="00975DBE">
        <w:rPr>
          <w:shd w:val="clear" w:color="auto" w:fill="FFFFFF"/>
          <w:lang w:val="en-AU"/>
        </w:rPr>
        <w:t> is a marker annotation which indicates that a class declares one or more </w:t>
      </w:r>
      <w:r w:rsidRPr="00975DBE">
        <w:rPr>
          <w:rFonts w:ascii="Consolas" w:hAnsi="Consolas" w:cs="Consolas"/>
          <w:shd w:val="clear" w:color="auto" w:fill="FFFFFF"/>
          <w:lang w:val="en-AU"/>
        </w:rPr>
        <w:t>@Bean</w:t>
      </w:r>
      <w:r w:rsidRPr="00975DBE">
        <w:rPr>
          <w:shd w:val="clear" w:color="auto" w:fill="FFFFFF"/>
          <w:lang w:val="en-AU"/>
        </w:rPr>
        <w:t> methods and may be processed by the Spring container to generate bean definitions and service requests for those beans at runtime</w:t>
      </w:r>
    </w:p>
    <w:p w14:paraId="4460F67E" w14:textId="77777777" w:rsidR="00AB4CB6" w:rsidRPr="00CE36F7" w:rsidRDefault="00AB4CB6" w:rsidP="00AB4CB6">
      <w:pPr>
        <w:pStyle w:val="Body"/>
        <w:widowControl/>
        <w:numPr>
          <w:ilvl w:val="0"/>
          <w:numId w:val="28"/>
        </w:numPr>
        <w:spacing w:after="0"/>
        <w:rPr>
          <w:lang w:val="en-AU"/>
        </w:rPr>
      </w:pPr>
      <w:r>
        <w:rPr>
          <w:lang w:val="en-AU"/>
        </w:rPr>
        <w:lastRenderedPageBreak/>
        <w:t xml:space="preserve">@Configuration (class annotation) – </w:t>
      </w:r>
      <w:r w:rsidRPr="00CE36F7">
        <w:rPr>
          <w:lang w:val="en-AU"/>
        </w:rPr>
        <w:t xml:space="preserve">Indicates that a class declares </w:t>
      </w:r>
      <w:r w:rsidRPr="00CE36F7">
        <w:rPr>
          <w:u w:val="single"/>
          <w:lang w:val="en-AU"/>
        </w:rPr>
        <w:t>one or more</w:t>
      </w:r>
      <w:r w:rsidRPr="00CE36F7">
        <w:rPr>
          <w:lang w:val="en-AU"/>
        </w:rPr>
        <w:t> </w:t>
      </w:r>
      <w:hyperlink r:id="rId36" w:tooltip="annotation in org.springframework.context.annotation" w:history="1">
        <w:r w:rsidRPr="00CE36F7">
          <w:rPr>
            <w:lang w:val="en-AU"/>
          </w:rPr>
          <w:t>@Bean</w:t>
        </w:r>
      </w:hyperlink>
      <w:r w:rsidRPr="00CE36F7">
        <w:rPr>
          <w:lang w:val="en-AU"/>
        </w:rPr>
        <w:t> methods and may be processed by the Spring IoC container to generate bean definitions and service requests for those beans at runtime</w:t>
      </w:r>
    </w:p>
    <w:p w14:paraId="56DD0BE6" w14:textId="77777777" w:rsidR="00AB4CB6" w:rsidRDefault="00AB4CB6" w:rsidP="00AB4CB6">
      <w:pPr>
        <w:pStyle w:val="Body"/>
        <w:widowControl/>
        <w:numPr>
          <w:ilvl w:val="0"/>
          <w:numId w:val="7"/>
        </w:numPr>
        <w:spacing w:after="0"/>
        <w:rPr>
          <w:rFonts w:ascii="Times New Roman" w:hAnsi="Times New Roman"/>
          <w:lang w:val="en-AU"/>
        </w:rPr>
      </w:pPr>
      <w:r>
        <w:rPr>
          <w:lang w:val="en-AU"/>
        </w:rPr>
        <w:t>@Bean (for methos in @Configuration class) –</w:t>
      </w:r>
      <w:r>
        <w:rPr>
          <w:rFonts w:ascii="Times New Roman" w:hAnsi="Times New Roman"/>
          <w:lang w:val="en-AU"/>
        </w:rPr>
        <w:t xml:space="preserve"> tells spring that the method will return an object that should be registered as a ben in the Spring application context</w:t>
      </w:r>
    </w:p>
    <w:p w14:paraId="791E655F" w14:textId="77777777" w:rsidR="00AB4CB6" w:rsidRDefault="00AB4CB6" w:rsidP="00AB4CB6">
      <w:pPr>
        <w:pStyle w:val="Body"/>
        <w:widowControl/>
        <w:numPr>
          <w:ilvl w:val="1"/>
          <w:numId w:val="7"/>
        </w:numPr>
        <w:spacing w:after="0"/>
        <w:rPr>
          <w:rFonts w:ascii="Times New Roman" w:hAnsi="Times New Roman"/>
          <w:lang w:val="en-AU"/>
        </w:rPr>
      </w:pPr>
      <w:r>
        <w:rPr>
          <w:rFonts w:ascii="Times New Roman" w:hAnsi="Times New Roman"/>
          <w:lang w:val="en-AU"/>
        </w:rPr>
        <w:t>@Beans can call each other</w:t>
      </w:r>
    </w:p>
    <w:p w14:paraId="1E23E028" w14:textId="77777777" w:rsidR="00AB4CB6" w:rsidRDefault="00AB4CB6" w:rsidP="00AB4CB6">
      <w:pPr>
        <w:pStyle w:val="Body"/>
        <w:ind w:left="1891"/>
        <w:rPr>
          <w:rFonts w:ascii="Times New Roman" w:hAnsi="Times New Roman"/>
          <w:lang w:val="en-AU"/>
        </w:rPr>
      </w:pPr>
      <w:r w:rsidRPr="001723A0">
        <w:rPr>
          <w:rFonts w:ascii="Times New Roman" w:hAnsi="Times New Roman"/>
          <w:noProof/>
          <w:lang w:val="en-AU"/>
        </w:rPr>
        <w:drawing>
          <wp:inline distT="0" distB="0" distL="0" distR="0" wp14:anchorId="31B3AE06" wp14:editId="5527DC2B">
            <wp:extent cx="3145692" cy="1519400"/>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8255" cy="1525468"/>
                    </a:xfrm>
                    <a:prstGeom prst="rect">
                      <a:avLst/>
                    </a:prstGeom>
                  </pic:spPr>
                </pic:pic>
              </a:graphicData>
            </a:graphic>
          </wp:inline>
        </w:drawing>
      </w:r>
    </w:p>
    <w:p w14:paraId="615B0EB5" w14:textId="77777777" w:rsidR="00AB4CB6" w:rsidRDefault="00AB4CB6" w:rsidP="00AB4CB6">
      <w:pPr>
        <w:pStyle w:val="Body"/>
        <w:ind w:left="1891"/>
        <w:rPr>
          <w:rFonts w:ascii="Times New Roman" w:hAnsi="Times New Roman"/>
          <w:lang w:val="en-AU"/>
        </w:rPr>
      </w:pPr>
      <w:r>
        <w:rPr>
          <w:rFonts w:ascii="Times New Roman" w:hAnsi="Times New Roman"/>
          <w:lang w:val="en-AU"/>
        </w:rPr>
        <w:t>The method name of the @Bean (helloWorld) is the bean ID.</w:t>
      </w:r>
    </w:p>
    <w:p w14:paraId="7D502E16" w14:textId="77777777" w:rsidR="00AB4CB6" w:rsidRDefault="00AB4CB6" w:rsidP="00AB4CB6">
      <w:pPr>
        <w:pStyle w:val="Body"/>
        <w:widowControl/>
        <w:numPr>
          <w:ilvl w:val="0"/>
          <w:numId w:val="7"/>
        </w:numPr>
        <w:spacing w:after="0"/>
        <w:rPr>
          <w:rFonts w:ascii="Times New Roman" w:hAnsi="Times New Roman"/>
          <w:lang w:val="en-AU"/>
        </w:rPr>
      </w:pPr>
      <w:r>
        <w:rPr>
          <w:rFonts w:ascii="Times New Roman" w:hAnsi="Times New Roman"/>
          <w:lang w:val="en-AU"/>
        </w:rPr>
        <w:t xml:space="preserve">@Import (on @Configuration class) – indicate that this class depends on another @Configuration class so that its Beans can be used by the importing class. </w:t>
      </w:r>
      <w:r>
        <w:rPr>
          <w:rFonts w:ascii="Times New Roman" w:hAnsi="Times New Roman"/>
          <w:lang w:val="en-AU"/>
        </w:rPr>
        <w:br/>
        <w:t>Note: for every such hierarchy of @Configuration classes, only the root class needs to be passed to the Bootstrapping method (e.g. AnnotationConfigApplicationContext).</w:t>
      </w:r>
    </w:p>
    <w:p w14:paraId="0804F742" w14:textId="77777777" w:rsidR="00AB4CB6" w:rsidRPr="00593A01" w:rsidRDefault="00AB4CB6" w:rsidP="00AB4CB6">
      <w:pPr>
        <w:pStyle w:val="Body"/>
        <w:widowControl/>
        <w:numPr>
          <w:ilvl w:val="0"/>
          <w:numId w:val="7"/>
        </w:numPr>
        <w:spacing w:after="0"/>
        <w:rPr>
          <w:rStyle w:val="CodeChar"/>
          <w:rFonts w:ascii="Times New Roman" w:hAnsi="Times New Roman" w:cs="Times New Roman"/>
          <w:color w:val="auto"/>
          <w:shd w:val="clear" w:color="auto" w:fill="auto"/>
          <w:lang w:val="en-AU" w:bidi="ar-SA"/>
        </w:rPr>
      </w:pPr>
      <w:r>
        <w:rPr>
          <w:rFonts w:ascii="Times New Roman" w:hAnsi="Times New Roman"/>
          <w:lang w:val="en-AU"/>
        </w:rPr>
        <w:t>@profile({profileName}) – the class/Bean will be processed only if the given profile(s) is active:</w:t>
      </w:r>
      <w:r>
        <w:rPr>
          <w:rFonts w:ascii="Times New Roman" w:hAnsi="Times New Roman"/>
          <w:lang w:val="en-AU"/>
        </w:rPr>
        <w:br/>
      </w:r>
      <w:r w:rsidRPr="00593A01">
        <w:rPr>
          <w:rStyle w:val="CodeChar"/>
        </w:rPr>
        <w:t>@Profile(“development”,….)</w:t>
      </w:r>
      <w:r w:rsidRPr="00593A01">
        <w:rPr>
          <w:rStyle w:val="CodeChar"/>
        </w:rPr>
        <w:br/>
        <w:t>@Configuration</w:t>
      </w:r>
      <w:r w:rsidRPr="00593A01">
        <w:rPr>
          <w:rStyle w:val="CodeChar"/>
        </w:rPr>
        <w:br/>
        <w:t>public class….</w:t>
      </w:r>
    </w:p>
    <w:p w14:paraId="418E5CCB" w14:textId="77777777" w:rsidR="00AB4CB6" w:rsidRDefault="00AB4CB6" w:rsidP="00AB4CB6">
      <w:pPr>
        <w:pStyle w:val="Body"/>
        <w:widowControl/>
        <w:numPr>
          <w:ilvl w:val="0"/>
          <w:numId w:val="7"/>
        </w:numPr>
        <w:spacing w:after="0"/>
        <w:rPr>
          <w:rFonts w:ascii="Times New Roman" w:hAnsi="Times New Roman"/>
          <w:lang w:val="en-AU"/>
        </w:rPr>
      </w:pPr>
      <w:r>
        <w:rPr>
          <w:rFonts w:ascii="Times New Roman" w:hAnsi="Times New Roman"/>
          <w:lang w:val="en-AU"/>
        </w:rPr>
        <w:t>@Lazy – will mark the class/Bean for lazy initialization (greedy by default).</w:t>
      </w:r>
      <w:r>
        <w:rPr>
          <w:rFonts w:ascii="Times New Roman" w:hAnsi="Times New Roman"/>
          <w:lang w:val="en-AU"/>
        </w:rPr>
        <w:br/>
      </w:r>
    </w:p>
    <w:p w14:paraId="0D8AABF8" w14:textId="77777777" w:rsidR="00AB4CB6" w:rsidRDefault="00AB4CB6" w:rsidP="00AB4CB6">
      <w:pPr>
        <w:pStyle w:val="Heading4"/>
        <w:numPr>
          <w:ilvl w:val="0"/>
          <w:numId w:val="17"/>
        </w:numPr>
        <w:tabs>
          <w:tab w:val="clear" w:pos="1418"/>
        </w:tabs>
        <w:ind w:firstLine="0"/>
        <w:rPr>
          <w:lang w:val="en-AU"/>
        </w:rPr>
      </w:pPr>
      <w:r>
        <w:rPr>
          <w:lang w:val="en-AU"/>
        </w:rPr>
        <w:t>Bootstrapping</w:t>
      </w:r>
    </w:p>
    <w:p w14:paraId="1BF402DE" w14:textId="77777777" w:rsidR="00AB4CB6" w:rsidRPr="007511B6" w:rsidRDefault="00AB4CB6" w:rsidP="00AB4CB6">
      <w:pPr>
        <w:pStyle w:val="Body"/>
        <w:widowControl/>
        <w:numPr>
          <w:ilvl w:val="0"/>
          <w:numId w:val="27"/>
        </w:numPr>
        <w:spacing w:after="0"/>
        <w:rPr>
          <w:rFonts w:ascii="Times New Roman" w:hAnsi="Times New Roman"/>
          <w:lang w:val="en-AU"/>
        </w:rPr>
      </w:pPr>
      <w:r w:rsidRPr="00F23163">
        <w:rPr>
          <w:shd w:val="clear" w:color="auto" w:fill="FFFFFF"/>
          <w:lang w:val="en-AU"/>
        </w:rPr>
        <w:t>AnnotationConfigApplicationContext</w:t>
      </w:r>
      <w:r>
        <w:rPr>
          <w:shd w:val="clear" w:color="auto" w:fill="FFFFFF"/>
          <w:lang w:val="en-AU"/>
        </w:rPr>
        <w:t xml:space="preserve"> – used to load and provide your configuration classes to Spring container:</w:t>
      </w:r>
    </w:p>
    <w:p w14:paraId="7B1EB3D8" w14:textId="77777777" w:rsidR="00AB4CB6" w:rsidRDefault="00AB4CB6" w:rsidP="00AB4CB6">
      <w:pPr>
        <w:pStyle w:val="Body"/>
        <w:ind w:left="720"/>
        <w:rPr>
          <w:rFonts w:ascii="Times New Roman" w:hAnsi="Times New Roman"/>
          <w:lang w:val="en-AU"/>
        </w:rPr>
      </w:pPr>
      <w:r w:rsidRPr="007511B6">
        <w:rPr>
          <w:rFonts w:ascii="Times New Roman" w:hAnsi="Times New Roman"/>
          <w:noProof/>
          <w:lang w:val="en-AU"/>
        </w:rPr>
        <w:drawing>
          <wp:inline distT="0" distB="0" distL="0" distR="0" wp14:anchorId="7536531B" wp14:editId="401F2BD1">
            <wp:extent cx="5731510" cy="1144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44905"/>
                    </a:xfrm>
                    <a:prstGeom prst="rect">
                      <a:avLst/>
                    </a:prstGeom>
                  </pic:spPr>
                </pic:pic>
              </a:graphicData>
            </a:graphic>
          </wp:inline>
        </w:drawing>
      </w:r>
    </w:p>
    <w:p w14:paraId="63E66452" w14:textId="77777777" w:rsidR="00AB4CB6" w:rsidRPr="00E810F1" w:rsidRDefault="00AB4CB6" w:rsidP="00AB4CB6">
      <w:pPr>
        <w:pStyle w:val="Body"/>
      </w:pPr>
      <w:r>
        <w:rPr>
          <w:lang w:val="en-AU"/>
        </w:rPr>
        <w:t>Example of multiple config classes:</w:t>
      </w:r>
    </w:p>
    <w:p w14:paraId="18A38B90" w14:textId="77777777" w:rsidR="00AB4CB6" w:rsidRPr="00F23163" w:rsidRDefault="00AB4CB6" w:rsidP="00AB4CB6">
      <w:pPr>
        <w:pStyle w:val="Body"/>
        <w:ind w:left="720"/>
        <w:rPr>
          <w:rFonts w:ascii="Times New Roman" w:hAnsi="Times New Roman"/>
          <w:lang w:val="en-AU"/>
        </w:rPr>
      </w:pPr>
      <w:r w:rsidRPr="00305931">
        <w:rPr>
          <w:rFonts w:ascii="Times New Roman" w:hAnsi="Times New Roman"/>
          <w:noProof/>
          <w:lang w:val="en-AU"/>
        </w:rPr>
        <w:lastRenderedPageBreak/>
        <w:drawing>
          <wp:inline distT="0" distB="0" distL="0" distR="0" wp14:anchorId="06E0D841" wp14:editId="7AD4FB98">
            <wp:extent cx="5731510" cy="1555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55115"/>
                    </a:xfrm>
                    <a:prstGeom prst="rect">
                      <a:avLst/>
                    </a:prstGeom>
                  </pic:spPr>
                </pic:pic>
              </a:graphicData>
            </a:graphic>
          </wp:inline>
        </w:drawing>
      </w:r>
    </w:p>
    <w:p w14:paraId="552DCAC2" w14:textId="77777777" w:rsidR="00AB4CB6" w:rsidRPr="00975DBE" w:rsidRDefault="00AB4CB6" w:rsidP="00AB4CB6">
      <w:pPr>
        <w:pStyle w:val="Body"/>
        <w:widowControl/>
        <w:numPr>
          <w:ilvl w:val="0"/>
          <w:numId w:val="7"/>
        </w:numPr>
        <w:spacing w:after="0"/>
        <w:rPr>
          <w:rFonts w:ascii="Times New Roman" w:hAnsi="Times New Roman"/>
          <w:lang w:val="en-AU"/>
        </w:rPr>
      </w:pPr>
      <w:r>
        <w:rPr>
          <w:rFonts w:ascii="Times New Roman" w:hAnsi="Times New Roman"/>
          <w:lang w:val="en-AU"/>
        </w:rPr>
        <w:t>Spring @Configuration classes can also be bootstrapped using &lt;beans&gt; XML or via component scanning. Note that @Configuration is meta-annotated with @Componenet so if componenet-scan is initialized (through XML configuration or through @ComponentScan), they will be bootstrapped automatically on startup.</w:t>
      </w:r>
    </w:p>
    <w:p w14:paraId="58C85E33" w14:textId="77777777" w:rsidR="00AB4CB6" w:rsidRPr="00975DBE" w:rsidRDefault="00AB4CB6" w:rsidP="00AB4CB6">
      <w:pPr>
        <w:pStyle w:val="Body"/>
        <w:rPr>
          <w:lang w:val="en-AU"/>
        </w:rPr>
      </w:pPr>
    </w:p>
    <w:p w14:paraId="19D2AFAF" w14:textId="77777777" w:rsidR="00AB4CB6" w:rsidRDefault="00AB4CB6" w:rsidP="00AB4CB6">
      <w:pPr>
        <w:pStyle w:val="Heading3"/>
        <w:numPr>
          <w:ilvl w:val="2"/>
          <w:numId w:val="17"/>
        </w:numPr>
        <w:tabs>
          <w:tab w:val="clear" w:pos="1418"/>
          <w:tab w:val="num" w:pos="1588"/>
        </w:tabs>
        <w:ind w:left="1588" w:hanging="170"/>
        <w:rPr>
          <w:lang w:val="en-AU"/>
        </w:rPr>
      </w:pPr>
      <w:r>
        <w:rPr>
          <w:lang w:val="en-AU"/>
        </w:rPr>
        <w:t>Unit Test</w:t>
      </w:r>
    </w:p>
    <w:p w14:paraId="42AA884B" w14:textId="77777777" w:rsidR="00AB4CB6" w:rsidRDefault="00AB4CB6" w:rsidP="00AB4CB6">
      <w:pPr>
        <w:pStyle w:val="Body"/>
        <w:widowControl/>
        <w:numPr>
          <w:ilvl w:val="0"/>
          <w:numId w:val="7"/>
        </w:numPr>
        <w:spacing w:after="0"/>
        <w:rPr>
          <w:lang w:val="en-AU"/>
        </w:rPr>
      </w:pPr>
      <w:r>
        <w:rPr>
          <w:lang w:val="en-AU"/>
        </w:rPr>
        <w:t>@Mock – create mock-object of this class</w:t>
      </w:r>
    </w:p>
    <w:p w14:paraId="233B762C" w14:textId="77777777" w:rsidR="00AB4CB6" w:rsidRDefault="00AB4CB6" w:rsidP="00AB4CB6">
      <w:pPr>
        <w:pStyle w:val="Body"/>
        <w:widowControl/>
        <w:numPr>
          <w:ilvl w:val="0"/>
          <w:numId w:val="7"/>
        </w:numPr>
        <w:spacing w:after="0"/>
        <w:rPr>
          <w:lang w:val="en-AU"/>
        </w:rPr>
      </w:pPr>
      <w:r>
        <w:rPr>
          <w:lang w:val="en-AU"/>
        </w:rPr>
        <w:t xml:space="preserve">@InjectMocks – will create a real object of the class (the class under test that will be actually called), and create mocks for all of this class’s dependencies to be able to mock them. </w:t>
      </w:r>
    </w:p>
    <w:p w14:paraId="3B31300E" w14:textId="77777777" w:rsidR="00AB4CB6" w:rsidRPr="00603993" w:rsidRDefault="00AB4CB6" w:rsidP="00AB4CB6">
      <w:pPr>
        <w:pStyle w:val="Code"/>
        <w:ind w:left="2251"/>
        <w:rPr>
          <w:color w:val="121314"/>
          <w:lang w:bidi="ar-SA"/>
        </w:rPr>
      </w:pPr>
      <w:r w:rsidRPr="00603993">
        <w:rPr>
          <w:color w:val="9C8F22"/>
          <w:lang w:bidi="ar-SA"/>
        </w:rPr>
        <w:t>@Mock</w:t>
      </w:r>
      <w:r w:rsidRPr="00603993">
        <w:rPr>
          <w:color w:val="9C8F22"/>
          <w:lang w:bidi="ar-SA"/>
        </w:rPr>
        <w:br/>
      </w:r>
      <w:r w:rsidRPr="00603993">
        <w:rPr>
          <w:lang w:bidi="ar-SA"/>
        </w:rPr>
        <w:t xml:space="preserve">private </w:t>
      </w:r>
      <w:r>
        <w:rPr>
          <w:lang w:bidi="ar-SA"/>
        </w:rPr>
        <w:t>DependencyOfMyClass</w:t>
      </w:r>
      <w:r w:rsidRPr="00603993">
        <w:rPr>
          <w:color w:val="485B8C"/>
          <w:lang w:bidi="ar-SA"/>
        </w:rPr>
        <w:t xml:space="preserve"> </w:t>
      </w:r>
      <w:r>
        <w:rPr>
          <w:lang w:bidi="ar-SA"/>
        </w:rPr>
        <w:t>dependencyOfMyClass</w:t>
      </w:r>
      <w:r w:rsidRPr="00603993">
        <w:rPr>
          <w:color w:val="121314"/>
          <w:lang w:bidi="ar-SA"/>
        </w:rPr>
        <w:t>;</w:t>
      </w:r>
      <w:r w:rsidRPr="00603993">
        <w:rPr>
          <w:color w:val="121314"/>
          <w:lang w:bidi="ar-SA"/>
        </w:rPr>
        <w:br/>
      </w:r>
      <w:r w:rsidRPr="00603993">
        <w:rPr>
          <w:color w:val="121314"/>
          <w:lang w:bidi="ar-SA"/>
        </w:rPr>
        <w:br/>
      </w:r>
      <w:r w:rsidRPr="00603993">
        <w:rPr>
          <w:color w:val="9C8F22"/>
          <w:lang w:bidi="ar-SA"/>
        </w:rPr>
        <w:t>@InjectMocks</w:t>
      </w:r>
      <w:r w:rsidRPr="00603993">
        <w:rPr>
          <w:color w:val="9C8F22"/>
          <w:lang w:bidi="ar-SA"/>
        </w:rPr>
        <w:br/>
      </w:r>
      <w:r>
        <w:rPr>
          <w:color w:val="485B8C"/>
          <w:lang w:bidi="ar-SA"/>
        </w:rPr>
        <w:t>MyClass</w:t>
      </w:r>
      <w:r w:rsidRPr="00603993">
        <w:rPr>
          <w:color w:val="485B8C"/>
          <w:lang w:bidi="ar-SA"/>
        </w:rPr>
        <w:t xml:space="preserve"> </w:t>
      </w:r>
      <w:r>
        <w:rPr>
          <w:color w:val="008E8E"/>
          <w:lang w:bidi="ar-SA"/>
        </w:rPr>
        <w:t>myClass</w:t>
      </w:r>
      <w:r w:rsidRPr="00603993">
        <w:rPr>
          <w:color w:val="121314"/>
          <w:lang w:bidi="ar-SA"/>
        </w:rPr>
        <w:t>;</w:t>
      </w:r>
    </w:p>
    <w:p w14:paraId="690D5A28" w14:textId="77777777" w:rsidR="00AB4CB6" w:rsidRDefault="00AB4CB6" w:rsidP="00AB4CB6">
      <w:pPr>
        <w:pStyle w:val="Body"/>
        <w:widowControl/>
        <w:numPr>
          <w:ilvl w:val="0"/>
          <w:numId w:val="7"/>
        </w:numPr>
        <w:spacing w:after="0"/>
        <w:rPr>
          <w:lang w:val="en-AU"/>
        </w:rPr>
      </w:pPr>
      <w:r>
        <w:rPr>
          <w:lang w:val="en-AU"/>
        </w:rPr>
        <w:t>If you need to mock dependencies of dependencies:</w:t>
      </w:r>
    </w:p>
    <w:p w14:paraId="40489EE7" w14:textId="77777777" w:rsidR="00AB4CB6" w:rsidRDefault="00AB4CB6" w:rsidP="00AB4CB6">
      <w:pPr>
        <w:pStyle w:val="Body"/>
        <w:widowControl/>
        <w:numPr>
          <w:ilvl w:val="1"/>
          <w:numId w:val="7"/>
        </w:numPr>
        <w:spacing w:after="0"/>
        <w:rPr>
          <w:lang w:val="en-AU"/>
        </w:rPr>
      </w:pPr>
      <w:r>
        <w:rPr>
          <w:lang w:val="en-AU"/>
        </w:rPr>
        <w:t>It’s a code smell – meaning that your dependencies are too hard to test in isolation.</w:t>
      </w:r>
    </w:p>
    <w:p w14:paraId="3D04CCC0" w14:textId="77777777" w:rsidR="00AB4CB6" w:rsidRDefault="00AB4CB6" w:rsidP="00AB4CB6">
      <w:pPr>
        <w:pStyle w:val="Body"/>
        <w:widowControl/>
        <w:numPr>
          <w:ilvl w:val="1"/>
          <w:numId w:val="7"/>
        </w:numPr>
        <w:spacing w:after="0"/>
        <w:rPr>
          <w:lang w:val="en-AU"/>
        </w:rPr>
      </w:pPr>
      <w:r>
        <w:rPr>
          <w:lang w:val="en-AU"/>
        </w:rPr>
        <w:t>If you still have to do this:</w:t>
      </w:r>
    </w:p>
    <w:p w14:paraId="7C2FAA81" w14:textId="77777777" w:rsidR="00AB4CB6" w:rsidRPr="00AA3AC7" w:rsidRDefault="00AB4CB6" w:rsidP="00AB4CB6">
      <w:pPr>
        <w:pStyle w:val="Body"/>
        <w:widowControl/>
        <w:numPr>
          <w:ilvl w:val="2"/>
          <w:numId w:val="7"/>
        </w:numPr>
        <w:spacing w:after="0"/>
        <w:rPr>
          <w:lang w:val="en-AU"/>
        </w:rPr>
      </w:pPr>
      <w:r>
        <w:rPr>
          <w:lang w:val="en-AU"/>
        </w:rPr>
        <w:t xml:space="preserve">If </w:t>
      </w:r>
      <w:r>
        <w:rPr>
          <w:color w:val="9C8F22"/>
        </w:rPr>
        <w:t xml:space="preserve">UnitUnderTestClass – is the class I’m testing (should use the real class and inject all mocked dependencies) , which depends on </w:t>
      </w:r>
    </w:p>
    <w:p w14:paraId="4BACFF03" w14:textId="77777777" w:rsidR="00AB4CB6" w:rsidRDefault="00AB4CB6" w:rsidP="00AB4CB6">
      <w:pPr>
        <w:pStyle w:val="Body"/>
        <w:widowControl/>
        <w:numPr>
          <w:ilvl w:val="2"/>
          <w:numId w:val="7"/>
        </w:numPr>
        <w:spacing w:after="0"/>
        <w:rPr>
          <w:lang w:val="en-AU"/>
        </w:rPr>
      </w:pPr>
      <w:r>
        <w:rPr>
          <w:lang w:val="en-AU"/>
        </w:rPr>
        <w:t xml:space="preserve">MyClass which I don’t want to mock (I want the real implementation) which depends on </w:t>
      </w:r>
    </w:p>
    <w:p w14:paraId="46C00283" w14:textId="77777777" w:rsidR="00AB4CB6" w:rsidRDefault="00AB4CB6" w:rsidP="00AB4CB6">
      <w:pPr>
        <w:pStyle w:val="Body"/>
        <w:widowControl/>
        <w:numPr>
          <w:ilvl w:val="2"/>
          <w:numId w:val="7"/>
        </w:numPr>
        <w:spacing w:after="0"/>
        <w:rPr>
          <w:lang w:val="en-AU"/>
        </w:rPr>
      </w:pPr>
      <w:r>
        <w:rPr>
          <w:lang w:val="en-AU"/>
        </w:rPr>
        <w:t>DependencyOfMyClass which I need to mock:</w:t>
      </w:r>
    </w:p>
    <w:p w14:paraId="4F2D2F0F" w14:textId="77777777" w:rsidR="00AB4CB6" w:rsidRDefault="00AB4CB6" w:rsidP="00AB4CB6">
      <w:pPr>
        <w:pStyle w:val="Body"/>
        <w:ind w:left="3331"/>
        <w:rPr>
          <w:lang w:val="en-AU"/>
        </w:rPr>
      </w:pPr>
    </w:p>
    <w:p w14:paraId="137339A1" w14:textId="77777777" w:rsidR="00AB4CB6" w:rsidRPr="00AA3AC7" w:rsidRDefault="00AB4CB6" w:rsidP="00AB4CB6">
      <w:pPr>
        <w:pStyle w:val="Code"/>
        <w:ind w:left="3691"/>
        <w:rPr>
          <w:color w:val="auto"/>
        </w:rPr>
      </w:pPr>
      <w:r w:rsidRPr="00603993">
        <w:rPr>
          <w:color w:val="9C8F22"/>
          <w:lang w:bidi="ar-SA"/>
        </w:rPr>
        <w:t>@Mock</w:t>
      </w:r>
      <w:r w:rsidRPr="00603993">
        <w:rPr>
          <w:color w:val="9C8F22"/>
          <w:lang w:bidi="ar-SA"/>
        </w:rPr>
        <w:br/>
      </w:r>
      <w:r w:rsidRPr="00603993">
        <w:rPr>
          <w:lang w:bidi="ar-SA"/>
        </w:rPr>
        <w:t xml:space="preserve">private </w:t>
      </w:r>
      <w:r>
        <w:rPr>
          <w:lang w:bidi="ar-SA"/>
        </w:rPr>
        <w:t>DependencyOfMyClass dependencyOfMyClass</w:t>
      </w:r>
      <w:r w:rsidRPr="00603993">
        <w:rPr>
          <w:color w:val="121314"/>
          <w:lang w:bidi="ar-SA"/>
        </w:rPr>
        <w:t>;</w:t>
      </w:r>
      <w:r w:rsidRPr="00603993">
        <w:rPr>
          <w:color w:val="121314"/>
          <w:lang w:bidi="ar-SA"/>
        </w:rPr>
        <w:br/>
      </w:r>
      <w:r w:rsidRPr="00603993">
        <w:rPr>
          <w:color w:val="121314"/>
          <w:lang w:bidi="ar-SA"/>
        </w:rPr>
        <w:br/>
      </w:r>
      <w:r w:rsidRPr="00603993">
        <w:rPr>
          <w:color w:val="9C8F22"/>
          <w:lang w:bidi="ar-SA"/>
        </w:rPr>
        <w:t>@</w:t>
      </w:r>
      <w:r>
        <w:rPr>
          <w:color w:val="9C8F22"/>
          <w:lang w:bidi="ar-SA"/>
        </w:rPr>
        <w:t>Spy</w:t>
      </w:r>
      <w:r w:rsidRPr="00603993">
        <w:rPr>
          <w:color w:val="9C8F22"/>
          <w:lang w:bidi="ar-SA"/>
        </w:rPr>
        <w:br/>
      </w:r>
      <w:r>
        <w:rPr>
          <w:color w:val="485B8C"/>
          <w:lang w:bidi="ar-SA"/>
        </w:rPr>
        <w:t>MyClass</w:t>
      </w:r>
      <w:r w:rsidRPr="00603993">
        <w:rPr>
          <w:color w:val="485B8C"/>
          <w:lang w:bidi="ar-SA"/>
        </w:rPr>
        <w:t xml:space="preserve"> </w:t>
      </w:r>
      <w:r>
        <w:rPr>
          <w:color w:val="008E8E"/>
          <w:lang w:bidi="ar-SA"/>
        </w:rPr>
        <w:t>myClass</w:t>
      </w:r>
      <w:r w:rsidRPr="00603993">
        <w:rPr>
          <w:color w:val="121314"/>
          <w:lang w:bidi="ar-SA"/>
        </w:rPr>
        <w:t>;</w:t>
      </w:r>
    </w:p>
    <w:p w14:paraId="46768D89" w14:textId="77777777" w:rsidR="00AB4CB6" w:rsidRDefault="00AB4CB6" w:rsidP="00AB4CB6">
      <w:pPr>
        <w:pStyle w:val="Code"/>
        <w:ind w:left="3691"/>
        <w:rPr>
          <w:color w:val="9C8F22"/>
          <w:lang w:bidi="ar-SA"/>
        </w:rPr>
      </w:pPr>
    </w:p>
    <w:p w14:paraId="4D209583" w14:textId="77777777" w:rsidR="00AB4CB6" w:rsidRPr="00031EB1" w:rsidRDefault="00AB4CB6" w:rsidP="00AB4CB6">
      <w:pPr>
        <w:pStyle w:val="Code"/>
        <w:ind w:left="3691"/>
      </w:pPr>
      <w:r>
        <w:rPr>
          <w:color w:val="9C8F22"/>
          <w:lang w:bidi="ar-SA"/>
        </w:rPr>
        <w:lastRenderedPageBreak/>
        <w:t>@InjectMocks</w:t>
      </w:r>
      <w:r>
        <w:rPr>
          <w:color w:val="9C8F22"/>
          <w:lang w:bidi="ar-SA"/>
        </w:rPr>
        <w:br/>
        <w:t>UnitUnderTestClass unitUnderTestClass</w:t>
      </w:r>
      <w:r w:rsidRPr="00AA3AC7">
        <w:rPr>
          <w:color w:val="auto"/>
        </w:rPr>
        <w:t>;</w:t>
      </w:r>
      <w:r>
        <w:br/>
      </w:r>
    </w:p>
    <w:p w14:paraId="7614AD23" w14:textId="77777777" w:rsidR="00AB4CB6" w:rsidRDefault="00AB4CB6" w:rsidP="00AB4CB6">
      <w:pPr>
        <w:pStyle w:val="Heading2"/>
        <w:rPr>
          <w:lang w:val="en-AU"/>
        </w:rPr>
      </w:pPr>
      <w:r>
        <w:rPr>
          <w:lang w:val="en-AU"/>
        </w:rPr>
        <w:t>Lombok</w:t>
      </w:r>
    </w:p>
    <w:p w14:paraId="1242FCCC" w14:textId="77777777" w:rsidR="00AB4CB6" w:rsidRDefault="00AB4CB6" w:rsidP="00AB4CB6">
      <w:pPr>
        <w:pStyle w:val="Body"/>
        <w:rPr>
          <w:lang w:val="en-AU"/>
        </w:rPr>
      </w:pPr>
      <w:r>
        <w:rPr>
          <w:lang w:val="en-AU"/>
        </w:rPr>
        <w:t>Auto-generate boilerplate code for you using annotations:</w:t>
      </w:r>
    </w:p>
    <w:p w14:paraId="2EE8D2EF" w14:textId="77777777" w:rsidR="00AB4CB6" w:rsidRDefault="00AB4CB6" w:rsidP="00AB4CB6">
      <w:pPr>
        <w:pStyle w:val="Body"/>
        <w:numPr>
          <w:ilvl w:val="0"/>
          <w:numId w:val="7"/>
        </w:numPr>
        <w:rPr>
          <w:lang w:val="en-AU"/>
        </w:rPr>
      </w:pPr>
      <w:r>
        <w:rPr>
          <w:lang w:val="en-AU"/>
        </w:rPr>
        <w:t>Per class:</w:t>
      </w:r>
    </w:p>
    <w:p w14:paraId="34F0F6D6" w14:textId="77777777" w:rsidR="00AB4CB6" w:rsidRDefault="00AB4CB6" w:rsidP="00AB4CB6">
      <w:pPr>
        <w:pStyle w:val="Body"/>
        <w:numPr>
          <w:ilvl w:val="1"/>
          <w:numId w:val="7"/>
        </w:numPr>
        <w:rPr>
          <w:lang w:val="en-AU"/>
        </w:rPr>
      </w:pPr>
      <w:r>
        <w:rPr>
          <w:lang w:val="en-AU"/>
        </w:rPr>
        <w:t>@Data – create a data class with setters, getters, etc.</w:t>
      </w:r>
    </w:p>
    <w:p w14:paraId="1B3A4BAF" w14:textId="77777777" w:rsidR="00AB4CB6" w:rsidRDefault="00AB4CB6" w:rsidP="00AB4CB6">
      <w:pPr>
        <w:pStyle w:val="Body"/>
        <w:numPr>
          <w:ilvl w:val="1"/>
          <w:numId w:val="7"/>
        </w:numPr>
        <w:rPr>
          <w:lang w:val="en-AU"/>
        </w:rPr>
      </w:pPr>
      <w:r>
        <w:rPr>
          <w:lang w:val="en-AU"/>
        </w:rPr>
        <w:t>@ToString – implement toString() method to stringify all non-static fields.</w:t>
      </w:r>
    </w:p>
    <w:p w14:paraId="2676272E" w14:textId="77777777" w:rsidR="00AB4CB6" w:rsidRDefault="00AB4CB6" w:rsidP="00AB4CB6">
      <w:pPr>
        <w:pStyle w:val="Body"/>
        <w:numPr>
          <w:ilvl w:val="1"/>
          <w:numId w:val="7"/>
        </w:numPr>
        <w:rPr>
          <w:lang w:val="en-AU"/>
        </w:rPr>
      </w:pPr>
      <w:r>
        <w:rPr>
          <w:lang w:val="en-AU"/>
        </w:rPr>
        <w:t>@EqualsAndHashCode – generate equals() and hashCode() for all non-static fields.</w:t>
      </w:r>
    </w:p>
    <w:p w14:paraId="1DC9E8CE" w14:textId="77777777" w:rsidR="00AB4CB6" w:rsidRDefault="00AB4CB6" w:rsidP="00AB4CB6">
      <w:pPr>
        <w:pStyle w:val="Body"/>
        <w:numPr>
          <w:ilvl w:val="0"/>
          <w:numId w:val="7"/>
        </w:numPr>
        <w:rPr>
          <w:lang w:val="en-AU"/>
        </w:rPr>
      </w:pPr>
      <w:r>
        <w:rPr>
          <w:lang w:val="en-AU"/>
        </w:rPr>
        <w:t>Per field:</w:t>
      </w:r>
    </w:p>
    <w:p w14:paraId="65F4D930" w14:textId="77777777" w:rsidR="00AB4CB6" w:rsidRDefault="00AB4CB6" w:rsidP="00AB4CB6">
      <w:pPr>
        <w:pStyle w:val="Body"/>
        <w:numPr>
          <w:ilvl w:val="1"/>
          <w:numId w:val="7"/>
        </w:numPr>
        <w:rPr>
          <w:lang w:val="en-AU"/>
        </w:rPr>
      </w:pPr>
      <w:r>
        <w:rPr>
          <w:lang w:val="en-AU"/>
        </w:rPr>
        <w:t>@NonNull – will check for constructor/setters if null – return NullPointerException</w:t>
      </w:r>
    </w:p>
    <w:p w14:paraId="7D3CE2AC" w14:textId="77777777" w:rsidR="00AB4CB6" w:rsidRDefault="00AB4CB6" w:rsidP="00AB4CB6">
      <w:pPr>
        <w:pStyle w:val="Body"/>
        <w:numPr>
          <w:ilvl w:val="1"/>
          <w:numId w:val="7"/>
        </w:numPr>
        <w:rPr>
          <w:lang w:val="en-AU"/>
        </w:rPr>
      </w:pPr>
      <w:r>
        <w:rPr>
          <w:lang w:val="en-AU"/>
        </w:rPr>
        <w:t>@Setter / @Getter</w:t>
      </w:r>
    </w:p>
    <w:p w14:paraId="23D0D154" w14:textId="77777777" w:rsidR="00AB4CB6" w:rsidRDefault="00AB4CB6" w:rsidP="00AB4CB6">
      <w:pPr>
        <w:pStyle w:val="Body"/>
        <w:numPr>
          <w:ilvl w:val="1"/>
          <w:numId w:val="7"/>
        </w:numPr>
        <w:rPr>
          <w:lang w:val="en-AU"/>
        </w:rPr>
      </w:pPr>
      <w:r>
        <w:rPr>
          <w:lang w:val="en-AU"/>
        </w:rPr>
        <w:t>@Cleanup</w:t>
      </w:r>
    </w:p>
    <w:p w14:paraId="1CFB4C46" w14:textId="77777777" w:rsidR="00AB4CB6" w:rsidRDefault="00AB4CB6" w:rsidP="00AB4CB6">
      <w:pPr>
        <w:pStyle w:val="Body"/>
        <w:numPr>
          <w:ilvl w:val="1"/>
          <w:numId w:val="7"/>
        </w:numPr>
        <w:rPr>
          <w:lang w:val="en-AU"/>
        </w:rPr>
      </w:pPr>
      <w:r>
        <w:rPr>
          <w:lang w:val="en-AU"/>
        </w:rPr>
        <w:t>@Builder.Default – allow setting a variable’s default so that if it’s not included in the Builder-constructor, it will default to this value instead of its type’s deafault. For Example:</w:t>
      </w:r>
      <w:r>
        <w:rPr>
          <w:lang w:val="en-AU"/>
        </w:rPr>
        <w:br/>
      </w:r>
      <w:r w:rsidRPr="002A0980">
        <w:rPr>
          <w:i/>
          <w:color w:val="1F3864" w:themeColor="accent5" w:themeShade="80"/>
          <w:highlight w:val="lightGray"/>
          <w:lang w:val="en-AU"/>
        </w:rPr>
        <w:t>@Builder.Default</w:t>
      </w:r>
      <w:r w:rsidRPr="002A0980">
        <w:rPr>
          <w:i/>
          <w:color w:val="1F3864" w:themeColor="accent5" w:themeShade="80"/>
          <w:highlight w:val="lightGray"/>
          <w:lang w:val="en-AU"/>
        </w:rPr>
        <w:br/>
        <w:t>private boolean myFlag = true;</w:t>
      </w:r>
    </w:p>
    <w:p w14:paraId="6FA9DB37" w14:textId="77777777" w:rsidR="00AB4CB6" w:rsidRDefault="00AB4CB6" w:rsidP="00AB4CB6">
      <w:pPr>
        <w:pStyle w:val="Body"/>
        <w:ind w:left="2971"/>
        <w:rPr>
          <w:lang w:val="en-AU"/>
        </w:rPr>
      </w:pPr>
      <w:r>
        <w:rPr>
          <w:lang w:val="en-AU"/>
        </w:rPr>
        <w:t>Will default to true (instead of false) if it’s not included in the builder’s call.</w:t>
      </w:r>
    </w:p>
    <w:p w14:paraId="624BB940" w14:textId="77777777" w:rsidR="00AB4CB6" w:rsidRDefault="00AB4CB6" w:rsidP="00AB4CB6">
      <w:pPr>
        <w:pStyle w:val="Body"/>
        <w:numPr>
          <w:ilvl w:val="0"/>
          <w:numId w:val="7"/>
        </w:numPr>
        <w:rPr>
          <w:lang w:val="en-AU"/>
        </w:rPr>
      </w:pPr>
      <w:r>
        <w:rPr>
          <w:lang w:val="en-AU"/>
        </w:rPr>
        <w:t>Per method:</w:t>
      </w:r>
    </w:p>
    <w:p w14:paraId="0E0EB83A" w14:textId="77777777" w:rsidR="00AB4CB6" w:rsidRDefault="00AB4CB6" w:rsidP="00AB4CB6">
      <w:pPr>
        <w:pStyle w:val="Body"/>
        <w:numPr>
          <w:ilvl w:val="1"/>
          <w:numId w:val="7"/>
        </w:numPr>
        <w:rPr>
          <w:lang w:val="en-AU"/>
        </w:rPr>
      </w:pPr>
      <w:r>
        <w:rPr>
          <w:lang w:val="en-AU"/>
        </w:rPr>
        <w:t>@Synchronized</w:t>
      </w:r>
    </w:p>
    <w:p w14:paraId="65BE32BA" w14:textId="77777777" w:rsidR="00AB4CB6" w:rsidRDefault="00AB4CB6" w:rsidP="00AB4CB6">
      <w:pPr>
        <w:pStyle w:val="Body"/>
        <w:numPr>
          <w:ilvl w:val="0"/>
          <w:numId w:val="7"/>
        </w:numPr>
        <w:rPr>
          <w:lang w:val="en-AU"/>
        </w:rPr>
      </w:pPr>
      <w:r>
        <w:rPr>
          <w:lang w:val="en-AU"/>
        </w:rPr>
        <w:t>More:</w:t>
      </w:r>
    </w:p>
    <w:p w14:paraId="4CAD0979" w14:textId="77777777" w:rsidR="00AB4CB6" w:rsidRDefault="00AB4CB6" w:rsidP="00AB4CB6">
      <w:pPr>
        <w:pStyle w:val="Body"/>
        <w:numPr>
          <w:ilvl w:val="1"/>
          <w:numId w:val="7"/>
        </w:numPr>
        <w:rPr>
          <w:lang w:val="en-AU"/>
        </w:rPr>
      </w:pPr>
      <w:r>
        <w:rPr>
          <w:lang w:val="en-AU"/>
        </w:rPr>
        <w:t>@SneakyThrows</w:t>
      </w:r>
    </w:p>
    <w:p w14:paraId="2551431F" w14:textId="77777777" w:rsidR="00AB4CB6" w:rsidRPr="00721C7E" w:rsidRDefault="00AB4CB6" w:rsidP="00AB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3A3A3A"/>
          <w:sz w:val="33"/>
          <w:szCs w:val="33"/>
        </w:rPr>
      </w:pPr>
    </w:p>
    <w:p w14:paraId="3988BFC6" w14:textId="77777777" w:rsidR="00AB4CB6" w:rsidRPr="00721C7E" w:rsidRDefault="00AB4CB6" w:rsidP="00AB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3A3A3A"/>
          <w:sz w:val="33"/>
          <w:szCs w:val="33"/>
        </w:rPr>
      </w:pPr>
    </w:p>
    <w:p w14:paraId="4E31DBA8" w14:textId="77777777" w:rsidR="00AB4CB6" w:rsidRPr="000C0943" w:rsidRDefault="00AB4CB6" w:rsidP="00AB4CB6">
      <w:pPr>
        <w:pStyle w:val="Body"/>
        <w:ind w:left="0"/>
        <w:rPr>
          <w:lang w:val="en-AU"/>
        </w:rPr>
      </w:pPr>
    </w:p>
    <w:p w14:paraId="69C495DE" w14:textId="77777777" w:rsidR="00AB4CB6" w:rsidRPr="004E4D25" w:rsidRDefault="00AB4CB6" w:rsidP="00AB4CB6">
      <w:pPr>
        <w:pStyle w:val="Body"/>
        <w:ind w:left="0"/>
      </w:pPr>
      <w:r>
        <w:tab/>
      </w:r>
      <w:r>
        <w:tab/>
      </w:r>
    </w:p>
    <w:p w14:paraId="35B65DAF" w14:textId="77777777" w:rsidR="00AB4CB6" w:rsidRDefault="00AB4CB6" w:rsidP="00AB4CB6">
      <w:pPr>
        <w:pStyle w:val="Heading1"/>
        <w:tabs>
          <w:tab w:val="clear" w:pos="1531"/>
          <w:tab w:val="num" w:pos="720"/>
        </w:tabs>
        <w:ind w:left="720" w:hanging="720"/>
        <w:rPr>
          <w:lang w:val="en-AU"/>
        </w:rPr>
      </w:pPr>
      <w:r>
        <w:rPr>
          <w:lang w:val="en-AU"/>
        </w:rPr>
        <w:lastRenderedPageBreak/>
        <w:t>Patterns</w:t>
      </w:r>
    </w:p>
    <w:p w14:paraId="3034DBF7" w14:textId="77777777" w:rsidR="00AB4CB6" w:rsidRDefault="00AB4CB6" w:rsidP="00AB4CB6">
      <w:pPr>
        <w:pStyle w:val="Body"/>
        <w:numPr>
          <w:ilvl w:val="0"/>
          <w:numId w:val="7"/>
        </w:numPr>
        <w:rPr>
          <w:lang w:val="en-AU"/>
        </w:rPr>
      </w:pPr>
      <w:r>
        <w:rPr>
          <w:lang w:val="en-AU"/>
        </w:rPr>
        <w:t>Service Provider Framework. For example: java.util.ServiceLoader</w:t>
      </w:r>
    </w:p>
    <w:p w14:paraId="76E760F4" w14:textId="77777777" w:rsidR="00AB4CB6" w:rsidRPr="00CF749F" w:rsidRDefault="00AB4CB6" w:rsidP="00AB4CB6">
      <w:pPr>
        <w:pStyle w:val="Body"/>
        <w:numPr>
          <w:ilvl w:val="0"/>
          <w:numId w:val="7"/>
        </w:numPr>
        <w:rPr>
          <w:lang w:val="en-AU"/>
        </w:rPr>
      </w:pPr>
      <w:r>
        <w:rPr>
          <w:lang w:val="en-AU"/>
        </w:rPr>
        <w:t>Bridge Pattern</w:t>
      </w:r>
    </w:p>
    <w:p w14:paraId="257F62C2" w14:textId="77777777" w:rsidR="00AB4CB6" w:rsidRDefault="00AB4CB6" w:rsidP="00AB4CB6">
      <w:pPr>
        <w:pStyle w:val="Heading1"/>
        <w:tabs>
          <w:tab w:val="clear" w:pos="1531"/>
          <w:tab w:val="num" w:pos="720"/>
        </w:tabs>
        <w:ind w:left="720" w:hanging="720"/>
        <w:rPr>
          <w:lang w:val="en-AU"/>
        </w:rPr>
      </w:pPr>
      <w:r>
        <w:rPr>
          <w:lang w:val="en-AU"/>
        </w:rPr>
        <w:lastRenderedPageBreak/>
        <w:t xml:space="preserve">Testing </w:t>
      </w:r>
    </w:p>
    <w:p w14:paraId="22FC7888" w14:textId="77777777" w:rsidR="00AB4CB6" w:rsidRDefault="00AB4CB6" w:rsidP="00FD2730">
      <w:pPr>
        <w:pStyle w:val="Heading2"/>
      </w:pPr>
      <w:r>
        <w:t>Junit</w:t>
      </w:r>
    </w:p>
    <w:p w14:paraId="4AA8BAE5" w14:textId="77777777" w:rsidR="00AB4CB6" w:rsidRDefault="00AB4CB6" w:rsidP="00AB4CB6">
      <w:pPr>
        <w:pStyle w:val="Body"/>
        <w:rPr>
          <w:lang w:val="en-AU"/>
        </w:rPr>
      </w:pPr>
      <w:r>
        <w:rPr>
          <w:lang w:val="en-AU"/>
        </w:rPr>
        <w:t>To add unit tests to your project:</w:t>
      </w:r>
    </w:p>
    <w:p w14:paraId="4616B397" w14:textId="77777777" w:rsidR="00AB4CB6" w:rsidRDefault="00AB4CB6" w:rsidP="00AB4CB6">
      <w:pPr>
        <w:pStyle w:val="Body"/>
        <w:numPr>
          <w:ilvl w:val="3"/>
          <w:numId w:val="1"/>
        </w:numPr>
        <w:rPr>
          <w:lang w:val="en-AU"/>
        </w:rPr>
      </w:pPr>
      <w:r>
        <w:rPr>
          <w:lang w:val="en-AU"/>
        </w:rPr>
        <w:t>Create a ‘tst’ directory under the main project (parallel to ‘src’)</w:t>
      </w:r>
    </w:p>
    <w:p w14:paraId="6FF47DDF" w14:textId="77777777" w:rsidR="00AB4CB6" w:rsidRDefault="00AB4CB6" w:rsidP="00AB4CB6">
      <w:pPr>
        <w:pStyle w:val="Body"/>
        <w:numPr>
          <w:ilvl w:val="3"/>
          <w:numId w:val="1"/>
        </w:numPr>
        <w:rPr>
          <w:lang w:val="en-AU"/>
        </w:rPr>
      </w:pPr>
      <w:r>
        <w:rPr>
          <w:lang w:val="en-AU"/>
        </w:rPr>
        <w:t>Mark it as ‘Test Sources Root’ in the IDE</w:t>
      </w:r>
    </w:p>
    <w:p w14:paraId="118DC1EF" w14:textId="77777777" w:rsidR="00AB4CB6" w:rsidRPr="006B0394" w:rsidRDefault="00AB4CB6" w:rsidP="00AB4CB6">
      <w:pPr>
        <w:pStyle w:val="Body"/>
        <w:numPr>
          <w:ilvl w:val="3"/>
          <w:numId w:val="1"/>
        </w:numPr>
        <w:rPr>
          <w:lang w:val="en-AU"/>
        </w:rPr>
      </w:pPr>
      <w:r>
        <w:rPr>
          <w:lang w:val="en-AU"/>
        </w:rPr>
        <w:t>To add a test class to a class:</w:t>
      </w:r>
      <w:r>
        <w:rPr>
          <w:lang w:val="en-AU"/>
        </w:rPr>
        <w:br/>
        <w:t>In the class’s declaration line, press option+Enter and choose ‘create test’</w:t>
      </w:r>
    </w:p>
    <w:p w14:paraId="0655B349" w14:textId="77777777" w:rsidR="00AB4CB6" w:rsidRDefault="00AB4CB6" w:rsidP="00FD2730">
      <w:pPr>
        <w:pStyle w:val="Heading2"/>
      </w:pPr>
      <w:r>
        <w:t>Spy</w:t>
      </w:r>
    </w:p>
    <w:p w14:paraId="20CBB99C" w14:textId="77777777" w:rsidR="00AB4CB6" w:rsidRDefault="00AB4CB6" w:rsidP="00AB4CB6">
      <w:pPr>
        <w:pStyle w:val="Body"/>
        <w:numPr>
          <w:ilvl w:val="0"/>
          <w:numId w:val="7"/>
        </w:numPr>
        <w:rPr>
          <w:lang w:val="en-AU"/>
        </w:rPr>
      </w:pPr>
      <w:r>
        <w:rPr>
          <w:lang w:val="en-AU"/>
        </w:rPr>
        <w:t>Mockito doesn’t support mocking static classes. For this you can use PowerMockito</w:t>
      </w:r>
    </w:p>
    <w:p w14:paraId="429C5117" w14:textId="77777777" w:rsidR="00AB4CB6" w:rsidRDefault="00AB4CB6" w:rsidP="00AB4CB6">
      <w:pPr>
        <w:pStyle w:val="Body"/>
        <w:numPr>
          <w:ilvl w:val="0"/>
          <w:numId w:val="7"/>
        </w:numPr>
        <w:rPr>
          <w:lang w:val="en-AU"/>
        </w:rPr>
      </w:pPr>
      <w:r>
        <w:rPr>
          <w:lang w:val="en-AU"/>
        </w:rPr>
        <w:t>Mockito/PowerMockito doesn’t support spying on void functions.</w:t>
      </w:r>
    </w:p>
    <w:p w14:paraId="01DFBAC6" w14:textId="77777777" w:rsidR="00AB4CB6" w:rsidRPr="003D6088" w:rsidRDefault="00AB4CB6" w:rsidP="00AB4CB6">
      <w:pPr>
        <w:pStyle w:val="Body"/>
        <w:numPr>
          <w:ilvl w:val="0"/>
          <w:numId w:val="7"/>
        </w:numPr>
        <w:rPr>
          <w:lang w:val="en-AU"/>
        </w:rPr>
      </w:pPr>
      <w:r>
        <w:rPr>
          <w:lang w:val="en-AU"/>
        </w:rPr>
        <w:t>I had trouble using spies with Optional types. I didn’t investigate it too much but just removed the spies to fix it.</w:t>
      </w:r>
    </w:p>
    <w:p w14:paraId="7F0CE21E" w14:textId="77777777" w:rsidR="00AB4CB6" w:rsidRDefault="00AB4CB6" w:rsidP="00FD2730">
      <w:pPr>
        <w:pStyle w:val="Heading2"/>
        <w:rPr>
          <w:lang w:val="en-AU"/>
        </w:rPr>
      </w:pPr>
      <w:r w:rsidRPr="00FD2730">
        <w:t>TestNG</w:t>
      </w:r>
      <w:r>
        <w:rPr>
          <w:lang w:val="en-AU"/>
        </w:rPr>
        <w:t xml:space="preserve"> Framework</w:t>
      </w:r>
    </w:p>
    <w:p w14:paraId="2C4B8ED7" w14:textId="77777777" w:rsidR="00AB4CB6" w:rsidRDefault="00AB4CB6" w:rsidP="00AB4CB6">
      <w:pPr>
        <w:pStyle w:val="Body"/>
        <w:rPr>
          <w:lang w:val="en-AU"/>
        </w:rPr>
      </w:pPr>
      <w:r>
        <w:rPr>
          <w:lang w:val="en-AU"/>
        </w:rPr>
        <w:t>For all types of tests: all the way from UT to E2E and integrations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6"/>
        <w:gridCol w:w="45"/>
      </w:tblGrid>
      <w:tr w:rsidR="00AB4CB6" w14:paraId="2964A170" w14:textId="77777777" w:rsidTr="00140E1B">
        <w:trPr>
          <w:tblCellSpacing w:w="15" w:type="dxa"/>
        </w:trPr>
        <w:tc>
          <w:tcPr>
            <w:tcW w:w="0" w:type="auto"/>
            <w:gridSpan w:val="2"/>
            <w:vAlign w:val="center"/>
            <w:hideMark/>
          </w:tcPr>
          <w:p w14:paraId="69B394E9" w14:textId="77777777" w:rsidR="00AB4CB6" w:rsidRDefault="00AB4CB6" w:rsidP="00140E1B">
            <w:r>
              <w:rPr>
                <w:rStyle w:val="HTMLCode"/>
              </w:rPr>
              <w:t>package</w:t>
            </w:r>
            <w:r>
              <w:t xml:space="preserve"> </w:t>
            </w:r>
            <w:r>
              <w:rPr>
                <w:rStyle w:val="HTMLCode"/>
              </w:rPr>
              <w:t>example1;</w:t>
            </w:r>
          </w:p>
        </w:tc>
      </w:tr>
      <w:tr w:rsidR="00AB4CB6" w14:paraId="40A2FFD3" w14:textId="77777777" w:rsidTr="00140E1B">
        <w:trPr>
          <w:gridAfter w:val="1"/>
          <w:tblCellSpacing w:w="15" w:type="dxa"/>
        </w:trPr>
        <w:tc>
          <w:tcPr>
            <w:tcW w:w="0" w:type="auto"/>
            <w:vAlign w:val="center"/>
            <w:hideMark/>
          </w:tcPr>
          <w:p w14:paraId="149203A8" w14:textId="77777777" w:rsidR="00AB4CB6" w:rsidRDefault="00AB4CB6" w:rsidP="00140E1B">
            <w:r>
              <w:t> </w:t>
            </w:r>
          </w:p>
        </w:tc>
      </w:tr>
    </w:tbl>
    <w:p w14:paraId="483D198B" w14:textId="77777777" w:rsidR="00AB4CB6" w:rsidRDefault="00AB4CB6" w:rsidP="00AB4CB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6"/>
        <w:gridCol w:w="45"/>
      </w:tblGrid>
      <w:tr w:rsidR="00AB4CB6" w14:paraId="70F667A5" w14:textId="77777777" w:rsidTr="00140E1B">
        <w:trPr>
          <w:tblCellSpacing w:w="15" w:type="dxa"/>
        </w:trPr>
        <w:tc>
          <w:tcPr>
            <w:tcW w:w="0" w:type="auto"/>
            <w:gridSpan w:val="2"/>
            <w:vAlign w:val="center"/>
            <w:hideMark/>
          </w:tcPr>
          <w:p w14:paraId="6B09C5CE" w14:textId="77777777" w:rsidR="00AB4CB6" w:rsidRDefault="00AB4CB6" w:rsidP="00140E1B">
            <w:r>
              <w:rPr>
                <w:rStyle w:val="HTMLCode"/>
              </w:rPr>
              <w:t>import</w:t>
            </w:r>
            <w:r>
              <w:t xml:space="preserve"> </w:t>
            </w:r>
            <w:r>
              <w:rPr>
                <w:rStyle w:val="HTMLCode"/>
              </w:rPr>
              <w:t>org.testng.annotations.*;</w:t>
            </w:r>
          </w:p>
        </w:tc>
      </w:tr>
      <w:tr w:rsidR="00AB4CB6" w14:paraId="02B472EC" w14:textId="77777777" w:rsidTr="00140E1B">
        <w:trPr>
          <w:gridAfter w:val="1"/>
          <w:tblCellSpacing w:w="15" w:type="dxa"/>
        </w:trPr>
        <w:tc>
          <w:tcPr>
            <w:tcW w:w="0" w:type="auto"/>
            <w:vAlign w:val="center"/>
            <w:hideMark/>
          </w:tcPr>
          <w:p w14:paraId="37F30FDD" w14:textId="77777777" w:rsidR="00AB4CB6" w:rsidRDefault="00AB4CB6" w:rsidP="00140E1B">
            <w:r>
              <w:t> </w:t>
            </w:r>
          </w:p>
        </w:tc>
      </w:tr>
    </w:tbl>
    <w:p w14:paraId="5FA96ED8" w14:textId="77777777" w:rsidR="00AB4CB6" w:rsidRDefault="00AB4CB6" w:rsidP="00AB4CB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6"/>
        <w:gridCol w:w="45"/>
      </w:tblGrid>
      <w:tr w:rsidR="00AB4CB6" w14:paraId="79C4FF50" w14:textId="77777777" w:rsidTr="00140E1B">
        <w:trPr>
          <w:tblCellSpacing w:w="15" w:type="dxa"/>
        </w:trPr>
        <w:tc>
          <w:tcPr>
            <w:tcW w:w="0" w:type="auto"/>
            <w:gridSpan w:val="2"/>
            <w:vAlign w:val="center"/>
            <w:hideMark/>
          </w:tcPr>
          <w:p w14:paraId="020E4DA2" w14:textId="77777777" w:rsidR="00AB4CB6" w:rsidRDefault="00AB4CB6" w:rsidP="00140E1B">
            <w:r>
              <w:rPr>
                <w:rStyle w:val="HTMLCode"/>
              </w:rPr>
              <w:t>public</w:t>
            </w:r>
            <w:r>
              <w:t xml:space="preserve"> </w:t>
            </w:r>
            <w:r>
              <w:rPr>
                <w:rStyle w:val="HTMLCode"/>
              </w:rPr>
              <w:t>class</w:t>
            </w:r>
            <w:r>
              <w:t xml:space="preserve"> </w:t>
            </w:r>
            <w:r>
              <w:rPr>
                <w:rStyle w:val="HTMLCode"/>
              </w:rPr>
              <w:t>SimpleTest {</w:t>
            </w:r>
          </w:p>
        </w:tc>
      </w:tr>
      <w:tr w:rsidR="00AB4CB6" w14:paraId="74CAE368" w14:textId="77777777" w:rsidTr="00140E1B">
        <w:trPr>
          <w:gridAfter w:val="1"/>
          <w:tblCellSpacing w:w="15" w:type="dxa"/>
        </w:trPr>
        <w:tc>
          <w:tcPr>
            <w:tcW w:w="0" w:type="auto"/>
            <w:vAlign w:val="center"/>
            <w:hideMark/>
          </w:tcPr>
          <w:p w14:paraId="15839A80" w14:textId="77777777" w:rsidR="00AB4CB6" w:rsidRDefault="00AB4CB6" w:rsidP="00140E1B">
            <w:r>
              <w:t> </w:t>
            </w:r>
          </w:p>
        </w:tc>
      </w:tr>
    </w:tbl>
    <w:p w14:paraId="268314DA" w14:textId="77777777" w:rsidR="00AB4CB6" w:rsidRDefault="00AB4CB6" w:rsidP="00AB4CB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45"/>
      </w:tblGrid>
      <w:tr w:rsidR="00AB4CB6" w14:paraId="2A353941" w14:textId="77777777" w:rsidTr="00140E1B">
        <w:trPr>
          <w:gridAfter w:val="1"/>
          <w:tblCellSpacing w:w="15" w:type="dxa"/>
        </w:trPr>
        <w:tc>
          <w:tcPr>
            <w:tcW w:w="0" w:type="auto"/>
            <w:vAlign w:val="center"/>
            <w:hideMark/>
          </w:tcPr>
          <w:p w14:paraId="0DC3C3A5" w14:textId="77777777" w:rsidR="00AB4CB6" w:rsidRDefault="00AB4CB6" w:rsidP="00140E1B">
            <w:r>
              <w:rPr>
                <w:rStyle w:val="HTMLCode"/>
              </w:rPr>
              <w:t> @BeforeClass</w:t>
            </w:r>
          </w:p>
        </w:tc>
      </w:tr>
      <w:tr w:rsidR="00AB4CB6" w14:paraId="4103A22D" w14:textId="77777777" w:rsidTr="00140E1B">
        <w:trPr>
          <w:tblCellSpacing w:w="15" w:type="dxa"/>
        </w:trPr>
        <w:tc>
          <w:tcPr>
            <w:tcW w:w="0" w:type="auto"/>
            <w:gridSpan w:val="2"/>
            <w:vAlign w:val="center"/>
            <w:hideMark/>
          </w:tcPr>
          <w:p w14:paraId="56E241D0" w14:textId="77777777" w:rsidR="00AB4CB6" w:rsidRDefault="00AB4CB6" w:rsidP="00140E1B">
            <w:r>
              <w:rPr>
                <w:rStyle w:val="HTMLCode"/>
              </w:rPr>
              <w:t> public</w:t>
            </w:r>
            <w:r>
              <w:t xml:space="preserve"> </w:t>
            </w:r>
            <w:r>
              <w:rPr>
                <w:rStyle w:val="HTMLCode"/>
              </w:rPr>
              <w:t>void</w:t>
            </w:r>
            <w:r>
              <w:t xml:space="preserve"> </w:t>
            </w:r>
            <w:r>
              <w:rPr>
                <w:rStyle w:val="HTMLCode"/>
              </w:rPr>
              <w:t>setUp() {</w:t>
            </w:r>
          </w:p>
        </w:tc>
      </w:tr>
    </w:tbl>
    <w:p w14:paraId="43717B7A" w14:textId="77777777" w:rsidR="00AB4CB6" w:rsidRDefault="00AB4CB6" w:rsidP="00AB4CB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7"/>
        <w:gridCol w:w="45"/>
      </w:tblGrid>
      <w:tr w:rsidR="00AB4CB6" w14:paraId="171FEF02" w14:textId="77777777" w:rsidTr="00140E1B">
        <w:trPr>
          <w:tblCellSpacing w:w="15" w:type="dxa"/>
        </w:trPr>
        <w:tc>
          <w:tcPr>
            <w:tcW w:w="0" w:type="auto"/>
            <w:gridSpan w:val="2"/>
            <w:vAlign w:val="center"/>
            <w:hideMark/>
          </w:tcPr>
          <w:p w14:paraId="739ADD12" w14:textId="77777777" w:rsidR="00AB4CB6" w:rsidRDefault="00AB4CB6" w:rsidP="00140E1B">
            <w:r>
              <w:rPr>
                <w:rStyle w:val="HTMLCode"/>
              </w:rPr>
              <w:t>   // code that will be invoked when this test is instantiated</w:t>
            </w:r>
          </w:p>
        </w:tc>
      </w:tr>
      <w:tr w:rsidR="00AB4CB6" w14:paraId="68CF0982" w14:textId="77777777" w:rsidTr="00140E1B">
        <w:trPr>
          <w:gridAfter w:val="1"/>
          <w:tblCellSpacing w:w="15" w:type="dxa"/>
        </w:trPr>
        <w:tc>
          <w:tcPr>
            <w:tcW w:w="0" w:type="auto"/>
            <w:vAlign w:val="center"/>
            <w:hideMark/>
          </w:tcPr>
          <w:p w14:paraId="3F20CFC2" w14:textId="77777777" w:rsidR="00AB4CB6" w:rsidRDefault="00AB4CB6" w:rsidP="00140E1B">
            <w:r>
              <w:rPr>
                <w:rStyle w:val="HTMLCode"/>
              </w:rPr>
              <w:t> }</w:t>
            </w:r>
          </w:p>
        </w:tc>
      </w:tr>
    </w:tbl>
    <w:p w14:paraId="69ACBDBB" w14:textId="77777777" w:rsidR="00AB4CB6" w:rsidRDefault="00AB4CB6" w:rsidP="00AB4CB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6"/>
        <w:gridCol w:w="45"/>
      </w:tblGrid>
      <w:tr w:rsidR="00AB4CB6" w14:paraId="0EB3F52E" w14:textId="77777777" w:rsidTr="00140E1B">
        <w:trPr>
          <w:gridAfter w:val="1"/>
          <w:tblCellSpacing w:w="15" w:type="dxa"/>
        </w:trPr>
        <w:tc>
          <w:tcPr>
            <w:tcW w:w="0" w:type="auto"/>
            <w:vAlign w:val="center"/>
            <w:hideMark/>
          </w:tcPr>
          <w:p w14:paraId="22F7924A" w14:textId="77777777" w:rsidR="00AB4CB6" w:rsidRDefault="00AB4CB6" w:rsidP="00140E1B">
            <w:r>
              <w:t> </w:t>
            </w:r>
          </w:p>
        </w:tc>
      </w:tr>
      <w:tr w:rsidR="00AB4CB6" w14:paraId="0DEB6139" w14:textId="77777777" w:rsidTr="00140E1B">
        <w:trPr>
          <w:tblCellSpacing w:w="15" w:type="dxa"/>
        </w:trPr>
        <w:tc>
          <w:tcPr>
            <w:tcW w:w="0" w:type="auto"/>
            <w:gridSpan w:val="2"/>
            <w:vAlign w:val="center"/>
            <w:hideMark/>
          </w:tcPr>
          <w:p w14:paraId="28D1A673" w14:textId="77777777" w:rsidR="00AB4CB6" w:rsidRDefault="00AB4CB6" w:rsidP="00140E1B">
            <w:r>
              <w:rPr>
                <w:rStyle w:val="HTMLCode"/>
              </w:rPr>
              <w:t> @Test(groups = { "fast"</w:t>
            </w:r>
            <w:r>
              <w:t xml:space="preserve"> </w:t>
            </w:r>
            <w:r>
              <w:rPr>
                <w:rStyle w:val="HTMLCode"/>
              </w:rPr>
              <w:t>})</w:t>
            </w:r>
          </w:p>
        </w:tc>
      </w:tr>
    </w:tbl>
    <w:p w14:paraId="19FD7A36" w14:textId="77777777" w:rsidR="00AB4CB6" w:rsidRDefault="00AB4CB6" w:rsidP="00AB4CB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6"/>
        <w:gridCol w:w="45"/>
      </w:tblGrid>
      <w:tr w:rsidR="00AB4CB6" w14:paraId="1B499733" w14:textId="77777777" w:rsidTr="00140E1B">
        <w:trPr>
          <w:gridAfter w:val="1"/>
          <w:tblCellSpacing w:w="15" w:type="dxa"/>
        </w:trPr>
        <w:tc>
          <w:tcPr>
            <w:tcW w:w="0" w:type="auto"/>
            <w:vAlign w:val="center"/>
            <w:hideMark/>
          </w:tcPr>
          <w:p w14:paraId="2C462D6E" w14:textId="77777777" w:rsidR="00AB4CB6" w:rsidRDefault="00AB4CB6" w:rsidP="00140E1B">
            <w:r>
              <w:rPr>
                <w:rStyle w:val="HTMLCode"/>
              </w:rPr>
              <w:t> public</w:t>
            </w:r>
            <w:r>
              <w:t xml:space="preserve"> </w:t>
            </w:r>
            <w:r>
              <w:rPr>
                <w:rStyle w:val="HTMLCode"/>
              </w:rPr>
              <w:t>void</w:t>
            </w:r>
            <w:r>
              <w:t xml:space="preserve"> </w:t>
            </w:r>
            <w:r>
              <w:rPr>
                <w:rStyle w:val="HTMLCode"/>
              </w:rPr>
              <w:t>aFastTest() {</w:t>
            </w:r>
          </w:p>
        </w:tc>
      </w:tr>
      <w:tr w:rsidR="00AB4CB6" w14:paraId="640AD945" w14:textId="77777777" w:rsidTr="00140E1B">
        <w:trPr>
          <w:tblCellSpacing w:w="15" w:type="dxa"/>
        </w:trPr>
        <w:tc>
          <w:tcPr>
            <w:tcW w:w="0" w:type="auto"/>
            <w:gridSpan w:val="2"/>
            <w:vAlign w:val="center"/>
            <w:hideMark/>
          </w:tcPr>
          <w:p w14:paraId="713A48E1" w14:textId="77777777" w:rsidR="00AB4CB6" w:rsidRDefault="00AB4CB6" w:rsidP="00140E1B">
            <w:r>
              <w:rPr>
                <w:rStyle w:val="HTMLCode"/>
              </w:rPr>
              <w:t>   System.out.println("Fast test");</w:t>
            </w:r>
          </w:p>
        </w:tc>
      </w:tr>
    </w:tbl>
    <w:p w14:paraId="0F3E1DE3" w14:textId="77777777" w:rsidR="00AB4CB6" w:rsidRDefault="00AB4CB6" w:rsidP="00AB4CB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
        <w:gridCol w:w="45"/>
      </w:tblGrid>
      <w:tr w:rsidR="00AB4CB6" w14:paraId="5FFFD50A" w14:textId="77777777" w:rsidTr="00140E1B">
        <w:trPr>
          <w:tblCellSpacing w:w="15" w:type="dxa"/>
        </w:trPr>
        <w:tc>
          <w:tcPr>
            <w:tcW w:w="0" w:type="auto"/>
            <w:gridSpan w:val="2"/>
            <w:vAlign w:val="center"/>
            <w:hideMark/>
          </w:tcPr>
          <w:p w14:paraId="5D0D3D91" w14:textId="77777777" w:rsidR="00AB4CB6" w:rsidRDefault="00AB4CB6" w:rsidP="00140E1B">
            <w:r>
              <w:rPr>
                <w:rStyle w:val="HTMLCode"/>
              </w:rPr>
              <w:t> }</w:t>
            </w:r>
          </w:p>
        </w:tc>
      </w:tr>
      <w:tr w:rsidR="00AB4CB6" w14:paraId="4064AF2F" w14:textId="77777777" w:rsidTr="00140E1B">
        <w:trPr>
          <w:gridAfter w:val="1"/>
          <w:tblCellSpacing w:w="15" w:type="dxa"/>
        </w:trPr>
        <w:tc>
          <w:tcPr>
            <w:tcW w:w="0" w:type="auto"/>
            <w:vAlign w:val="center"/>
            <w:hideMark/>
          </w:tcPr>
          <w:p w14:paraId="749CDA04" w14:textId="77777777" w:rsidR="00AB4CB6" w:rsidRDefault="00AB4CB6" w:rsidP="00140E1B">
            <w:r>
              <w:t> </w:t>
            </w:r>
          </w:p>
        </w:tc>
      </w:tr>
    </w:tbl>
    <w:p w14:paraId="71A16EEB" w14:textId="77777777" w:rsidR="00AB4CB6" w:rsidRDefault="00AB4CB6" w:rsidP="00AB4CB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6"/>
        <w:gridCol w:w="45"/>
      </w:tblGrid>
      <w:tr w:rsidR="00AB4CB6" w14:paraId="1BB7D2E0" w14:textId="77777777" w:rsidTr="00140E1B">
        <w:trPr>
          <w:tblCellSpacing w:w="15" w:type="dxa"/>
        </w:trPr>
        <w:tc>
          <w:tcPr>
            <w:tcW w:w="0" w:type="auto"/>
            <w:gridSpan w:val="2"/>
            <w:vAlign w:val="center"/>
            <w:hideMark/>
          </w:tcPr>
          <w:p w14:paraId="59292D33" w14:textId="77777777" w:rsidR="00AB4CB6" w:rsidRDefault="00AB4CB6" w:rsidP="00140E1B">
            <w:r>
              <w:rPr>
                <w:rStyle w:val="HTMLCode"/>
              </w:rPr>
              <w:t> @Test(groups = { "slow"</w:t>
            </w:r>
            <w:r>
              <w:t xml:space="preserve"> </w:t>
            </w:r>
            <w:r>
              <w:rPr>
                <w:rStyle w:val="HTMLCode"/>
              </w:rPr>
              <w:t>})</w:t>
            </w:r>
          </w:p>
        </w:tc>
      </w:tr>
      <w:tr w:rsidR="00AB4CB6" w14:paraId="7FCE3A3C" w14:textId="77777777" w:rsidTr="00140E1B">
        <w:trPr>
          <w:gridAfter w:val="1"/>
          <w:tblCellSpacing w:w="15" w:type="dxa"/>
        </w:trPr>
        <w:tc>
          <w:tcPr>
            <w:tcW w:w="0" w:type="auto"/>
            <w:vAlign w:val="center"/>
            <w:hideMark/>
          </w:tcPr>
          <w:p w14:paraId="76218A94" w14:textId="77777777" w:rsidR="00AB4CB6" w:rsidRDefault="00AB4CB6" w:rsidP="00140E1B">
            <w:r>
              <w:rPr>
                <w:rStyle w:val="HTMLCode"/>
              </w:rPr>
              <w:t> public</w:t>
            </w:r>
            <w:r>
              <w:t xml:space="preserve"> </w:t>
            </w:r>
            <w:r>
              <w:rPr>
                <w:rStyle w:val="HTMLCode"/>
              </w:rPr>
              <w:t>void</w:t>
            </w:r>
            <w:r>
              <w:t xml:space="preserve"> </w:t>
            </w:r>
            <w:r>
              <w:rPr>
                <w:rStyle w:val="HTMLCode"/>
              </w:rPr>
              <w:t>aSlowTest() {</w:t>
            </w:r>
          </w:p>
        </w:tc>
      </w:tr>
    </w:tbl>
    <w:p w14:paraId="259D1459" w14:textId="77777777" w:rsidR="00AB4CB6" w:rsidRDefault="00AB4CB6" w:rsidP="00AB4CB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6"/>
        <w:gridCol w:w="45"/>
      </w:tblGrid>
      <w:tr w:rsidR="00AB4CB6" w14:paraId="3EECFA67" w14:textId="77777777" w:rsidTr="00140E1B">
        <w:trPr>
          <w:tblCellSpacing w:w="15" w:type="dxa"/>
        </w:trPr>
        <w:tc>
          <w:tcPr>
            <w:tcW w:w="0" w:type="auto"/>
            <w:gridSpan w:val="2"/>
            <w:vAlign w:val="center"/>
            <w:hideMark/>
          </w:tcPr>
          <w:p w14:paraId="16225A40" w14:textId="77777777" w:rsidR="00AB4CB6" w:rsidRDefault="00AB4CB6" w:rsidP="00140E1B">
            <w:r>
              <w:rPr>
                <w:rStyle w:val="HTMLCode"/>
              </w:rPr>
              <w:t>    System.out.println("Slow test");</w:t>
            </w:r>
          </w:p>
        </w:tc>
      </w:tr>
      <w:tr w:rsidR="00AB4CB6" w14:paraId="0ABB7A4E" w14:textId="77777777" w:rsidTr="00140E1B">
        <w:trPr>
          <w:gridAfter w:val="1"/>
          <w:tblCellSpacing w:w="15" w:type="dxa"/>
        </w:trPr>
        <w:tc>
          <w:tcPr>
            <w:tcW w:w="0" w:type="auto"/>
            <w:vAlign w:val="center"/>
            <w:hideMark/>
          </w:tcPr>
          <w:p w14:paraId="244F2141" w14:textId="77777777" w:rsidR="00AB4CB6" w:rsidRDefault="00AB4CB6" w:rsidP="00140E1B">
            <w:r>
              <w:rPr>
                <w:rStyle w:val="HTMLCode"/>
              </w:rPr>
              <w:t> }</w:t>
            </w:r>
          </w:p>
        </w:tc>
      </w:tr>
    </w:tbl>
    <w:p w14:paraId="554FC4F2" w14:textId="77777777" w:rsidR="00AB4CB6" w:rsidRDefault="00AB4CB6" w:rsidP="00AB4CB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AB4CB6" w14:paraId="64646B19" w14:textId="77777777" w:rsidTr="00140E1B">
        <w:trPr>
          <w:gridAfter w:val="1"/>
          <w:tblCellSpacing w:w="15" w:type="dxa"/>
        </w:trPr>
        <w:tc>
          <w:tcPr>
            <w:tcW w:w="0" w:type="auto"/>
            <w:vAlign w:val="center"/>
            <w:hideMark/>
          </w:tcPr>
          <w:p w14:paraId="7043641C" w14:textId="77777777" w:rsidR="00AB4CB6" w:rsidRDefault="00AB4CB6" w:rsidP="00140E1B">
            <w:r>
              <w:t> </w:t>
            </w:r>
          </w:p>
        </w:tc>
      </w:tr>
      <w:tr w:rsidR="00AB4CB6" w14:paraId="357B3DEB" w14:textId="77777777" w:rsidTr="00140E1B">
        <w:trPr>
          <w:tblCellSpacing w:w="15" w:type="dxa"/>
        </w:trPr>
        <w:tc>
          <w:tcPr>
            <w:tcW w:w="0" w:type="auto"/>
            <w:gridSpan w:val="2"/>
            <w:vAlign w:val="center"/>
            <w:hideMark/>
          </w:tcPr>
          <w:p w14:paraId="7B6D91B1" w14:textId="77777777" w:rsidR="00AB4CB6" w:rsidRDefault="00AB4CB6" w:rsidP="00140E1B">
            <w:r>
              <w:rPr>
                <w:rStyle w:val="HTMLCode"/>
              </w:rPr>
              <w:lastRenderedPageBreak/>
              <w:t>}</w:t>
            </w:r>
          </w:p>
        </w:tc>
      </w:tr>
    </w:tbl>
    <w:p w14:paraId="54033BB5" w14:textId="77777777" w:rsidR="00AB4CB6" w:rsidRDefault="00AB4CB6" w:rsidP="00AB4CB6">
      <w:pPr>
        <w:pStyle w:val="Heading1"/>
        <w:tabs>
          <w:tab w:val="clear" w:pos="1531"/>
          <w:tab w:val="num" w:pos="720"/>
        </w:tabs>
        <w:ind w:left="720" w:hanging="720"/>
        <w:rPr>
          <w:lang w:val="en-AU"/>
        </w:rPr>
      </w:pPr>
      <w:r>
        <w:rPr>
          <w:lang w:val="en-AU"/>
        </w:rPr>
        <w:lastRenderedPageBreak/>
        <w:t>Tools</w:t>
      </w:r>
    </w:p>
    <w:p w14:paraId="1B1678B5" w14:textId="77777777" w:rsidR="00AB4CB6" w:rsidRDefault="00AB4CB6" w:rsidP="00AB4CB6">
      <w:pPr>
        <w:pStyle w:val="Heading1"/>
        <w:numPr>
          <w:ilvl w:val="0"/>
          <w:numId w:val="17"/>
        </w:numPr>
        <w:tabs>
          <w:tab w:val="clear" w:pos="1418"/>
          <w:tab w:val="num" w:pos="1531"/>
        </w:tabs>
        <w:ind w:left="1531" w:hanging="1171"/>
        <w:rPr>
          <w:lang w:val="en-AU"/>
        </w:rPr>
      </w:pPr>
      <w:r>
        <w:rPr>
          <w:lang w:val="en-AU"/>
        </w:rPr>
        <w:lastRenderedPageBreak/>
        <w:t>Kotlin</w:t>
      </w:r>
    </w:p>
    <w:p w14:paraId="48216516" w14:textId="77777777" w:rsidR="00AB4CB6" w:rsidRPr="001C4BFA" w:rsidRDefault="00AB4CB6" w:rsidP="00AB4CB6">
      <w:pPr>
        <w:pStyle w:val="Body"/>
        <w:rPr>
          <w:lang w:val="en-AU"/>
        </w:rPr>
      </w:pPr>
      <w:hyperlink r:id="rId40" w:history="1">
        <w:r w:rsidRPr="00906071">
          <w:rPr>
            <w:rStyle w:val="Hyperlink"/>
            <w:lang w:val="en-AU"/>
          </w:rPr>
          <w:t>https://www.imaginarycloud.com/blog/kotlin-vs-java/</w:t>
        </w:r>
      </w:hyperlink>
      <w:r>
        <w:rPr>
          <w:lang w:val="en-AU"/>
        </w:rPr>
        <w:t xml:space="preserve"> </w:t>
      </w:r>
    </w:p>
    <w:p w14:paraId="442FD2B6" w14:textId="77777777" w:rsidR="00AB4CB6" w:rsidRDefault="00AB4CB6" w:rsidP="00AB4CB6">
      <w:pPr>
        <w:pStyle w:val="Body"/>
        <w:rPr>
          <w:lang w:val="en-AU"/>
        </w:rPr>
      </w:pPr>
      <w:hyperlink r:id="rId41" w:history="1">
        <w:r w:rsidRPr="005D7675">
          <w:rPr>
            <w:rStyle w:val="Hyperlink"/>
            <w:lang w:val="en-AU"/>
          </w:rPr>
          <w:t>https://kotlinlang.org/docs/home.html</w:t>
        </w:r>
      </w:hyperlink>
      <w:r>
        <w:rPr>
          <w:lang w:val="en-AU"/>
        </w:rPr>
        <w:t xml:space="preserve"> </w:t>
      </w:r>
    </w:p>
    <w:p w14:paraId="79B36229" w14:textId="77777777" w:rsidR="00AB4CB6" w:rsidRDefault="00AB4CB6" w:rsidP="00AB4CB6">
      <w:pPr>
        <w:pStyle w:val="Body"/>
        <w:widowControl/>
        <w:numPr>
          <w:ilvl w:val="0"/>
          <w:numId w:val="7"/>
        </w:numPr>
        <w:spacing w:after="0"/>
        <w:rPr>
          <w:lang w:val="en-AU"/>
        </w:rPr>
      </w:pPr>
      <w:r>
        <w:rPr>
          <w:lang w:val="en-AU"/>
        </w:rPr>
        <w:t xml:space="preserve">Java and Kotlin are 100% </w:t>
      </w:r>
      <w:r>
        <w:t>interoperable</w:t>
      </w:r>
      <w:r>
        <w:rPr>
          <w:lang w:val="en-AU"/>
        </w:rPr>
        <w:t>. You can have one project with both classes in Java and Kotlin mixed together and it will work as expected.</w:t>
      </w:r>
    </w:p>
    <w:p w14:paraId="71C9BB1F" w14:textId="77777777" w:rsidR="00AB4CB6" w:rsidRDefault="00AB4CB6" w:rsidP="00AB4CB6">
      <w:pPr>
        <w:pStyle w:val="Body"/>
        <w:widowControl/>
        <w:numPr>
          <w:ilvl w:val="0"/>
          <w:numId w:val="7"/>
        </w:numPr>
        <w:spacing w:after="0"/>
        <w:rPr>
          <w:lang w:val="en-AU"/>
        </w:rPr>
      </w:pPr>
      <w:r>
        <w:rPr>
          <w:lang w:val="en-AU"/>
        </w:rPr>
        <w:t>Kotlin is approved for Android development by google since 2017 and is included by default with Android Studio.</w:t>
      </w:r>
    </w:p>
    <w:p w14:paraId="631C9AC2" w14:textId="77777777" w:rsidR="00AB4CB6" w:rsidRDefault="00AB4CB6" w:rsidP="00AB4CB6">
      <w:pPr>
        <w:pStyle w:val="Body"/>
        <w:widowControl/>
        <w:numPr>
          <w:ilvl w:val="1"/>
          <w:numId w:val="7"/>
        </w:numPr>
        <w:spacing w:after="0"/>
        <w:rPr>
          <w:lang w:val="en-AU"/>
        </w:rPr>
      </w:pPr>
      <w:r>
        <w:rPr>
          <w:lang w:val="en-AU"/>
        </w:rPr>
        <w:t>Main disadvantage is performance – not conclusive but many tests show that Kotlin might be significantly slower than Java.</w:t>
      </w:r>
    </w:p>
    <w:p w14:paraId="5B69E01D" w14:textId="77777777" w:rsidR="00AB4CB6" w:rsidRPr="0011191B" w:rsidRDefault="00AB4CB6" w:rsidP="00AB4CB6">
      <w:pPr>
        <w:pStyle w:val="Body"/>
        <w:widowControl/>
        <w:numPr>
          <w:ilvl w:val="1"/>
          <w:numId w:val="7"/>
        </w:numPr>
        <w:spacing w:after="0"/>
        <w:rPr>
          <w:lang w:val="en-AU"/>
        </w:rPr>
      </w:pPr>
      <w:r>
        <w:rPr>
          <w:lang w:val="en-AU"/>
        </w:rPr>
        <w:t xml:space="preserve">Main advantages – shorter, more elegant code. </w:t>
      </w:r>
    </w:p>
    <w:p w14:paraId="07C797FF" w14:textId="77777777" w:rsidR="00AB4CB6" w:rsidRDefault="00AB4CB6" w:rsidP="00AB4CB6">
      <w:pPr>
        <w:pStyle w:val="Heading1"/>
        <w:numPr>
          <w:ilvl w:val="0"/>
          <w:numId w:val="17"/>
        </w:numPr>
        <w:tabs>
          <w:tab w:val="clear" w:pos="1418"/>
          <w:tab w:val="num" w:pos="1531"/>
        </w:tabs>
        <w:ind w:left="1531" w:hanging="1171"/>
        <w:rPr>
          <w:lang w:val="en-AU"/>
        </w:rPr>
      </w:pPr>
      <w:r w:rsidRPr="00E67659">
        <w:lastRenderedPageBreak/>
        <w:t>IntelliJ</w:t>
      </w:r>
    </w:p>
    <w:p w14:paraId="0F1ED4DA" w14:textId="77777777" w:rsidR="00AB4CB6" w:rsidRPr="006C181A" w:rsidRDefault="00AB4CB6" w:rsidP="00AB4CB6">
      <w:pPr>
        <w:pStyle w:val="Heading2"/>
        <w:numPr>
          <w:ilvl w:val="1"/>
          <w:numId w:val="17"/>
        </w:numPr>
        <w:tabs>
          <w:tab w:val="clear" w:pos="1418"/>
          <w:tab w:val="num" w:pos="1531"/>
        </w:tabs>
        <w:ind w:left="1531" w:hanging="1191"/>
      </w:pPr>
      <w:r>
        <w:t>Setting I</w:t>
      </w:r>
      <w:r w:rsidRPr="006C181A">
        <w:t>ntelliJ colours:</w:t>
      </w:r>
    </w:p>
    <w:p w14:paraId="2CD8600D" w14:textId="77777777" w:rsidR="00AB4CB6" w:rsidRPr="006C181A" w:rsidRDefault="00AB4CB6" w:rsidP="00AB4CB6">
      <w:pPr>
        <w:pStyle w:val="Body"/>
        <w:numPr>
          <w:ilvl w:val="0"/>
          <w:numId w:val="26"/>
        </w:numPr>
        <w:rPr>
          <w:lang w:val="en-AU"/>
        </w:rPr>
      </w:pPr>
      <w:r w:rsidRPr="006C181A">
        <w:rPr>
          <w:lang w:val="en-AU"/>
        </w:rPr>
        <w:t>instance field, Function call, Constant - 008E8E , bold</w:t>
      </w:r>
    </w:p>
    <w:p w14:paraId="03E996B0" w14:textId="77777777" w:rsidR="00AB4CB6" w:rsidRPr="006C181A" w:rsidRDefault="00AB4CB6" w:rsidP="00AB4CB6">
      <w:pPr>
        <w:pStyle w:val="Body"/>
        <w:numPr>
          <w:ilvl w:val="0"/>
          <w:numId w:val="26"/>
        </w:numPr>
        <w:rPr>
          <w:lang w:val="en-AU"/>
        </w:rPr>
      </w:pPr>
      <w:r w:rsidRPr="006C181A">
        <w:rPr>
          <w:lang w:val="en-AU"/>
        </w:rPr>
        <w:t xml:space="preserve">Static field, method - </w:t>
      </w:r>
    </w:p>
    <w:p w14:paraId="334687C0" w14:textId="77777777" w:rsidR="00AB4CB6" w:rsidRPr="006C181A" w:rsidRDefault="00AB4CB6" w:rsidP="00AB4CB6">
      <w:pPr>
        <w:pStyle w:val="Body"/>
        <w:numPr>
          <w:ilvl w:val="0"/>
          <w:numId w:val="26"/>
        </w:numPr>
        <w:rPr>
          <w:lang w:val="en-AU"/>
        </w:rPr>
      </w:pPr>
      <w:r w:rsidRPr="006C181A">
        <w:rPr>
          <w:lang w:val="en-AU"/>
        </w:rPr>
        <w:t>Instance method - 007194</w:t>
      </w:r>
    </w:p>
    <w:p w14:paraId="33D291DD" w14:textId="77777777" w:rsidR="00AB4CB6" w:rsidRPr="006C181A" w:rsidRDefault="00AB4CB6" w:rsidP="00AB4CB6">
      <w:pPr>
        <w:pStyle w:val="Body"/>
        <w:numPr>
          <w:ilvl w:val="0"/>
          <w:numId w:val="26"/>
        </w:numPr>
        <w:rPr>
          <w:lang w:val="en-AU"/>
        </w:rPr>
      </w:pPr>
      <w:r w:rsidRPr="006C181A">
        <w:rPr>
          <w:lang w:val="en-AU"/>
        </w:rPr>
        <w:t>parantesis, Keyword - black , bold</w:t>
      </w:r>
    </w:p>
    <w:p w14:paraId="30329F35" w14:textId="77777777" w:rsidR="00AB4CB6" w:rsidRPr="006C181A" w:rsidRDefault="00AB4CB6" w:rsidP="00AB4CB6">
      <w:pPr>
        <w:pStyle w:val="Body"/>
        <w:numPr>
          <w:ilvl w:val="0"/>
          <w:numId w:val="26"/>
        </w:numPr>
        <w:rPr>
          <w:lang w:val="en-AU"/>
        </w:rPr>
      </w:pPr>
      <w:r w:rsidRPr="006C181A">
        <w:rPr>
          <w:lang w:val="en-AU"/>
        </w:rPr>
        <w:t>Language Defaults (class, - 485B8C , bold</w:t>
      </w:r>
    </w:p>
    <w:p w14:paraId="21127884" w14:textId="77777777" w:rsidR="00AB4CB6" w:rsidRPr="006C181A" w:rsidRDefault="00AB4CB6" w:rsidP="00AB4CB6">
      <w:pPr>
        <w:pStyle w:val="Body"/>
        <w:numPr>
          <w:ilvl w:val="0"/>
          <w:numId w:val="26"/>
        </w:numPr>
        <w:rPr>
          <w:lang w:val="en-AU"/>
        </w:rPr>
      </w:pPr>
      <w:r w:rsidRPr="006C181A">
        <w:rPr>
          <w:lang w:val="en-AU"/>
        </w:rPr>
        <w:t>Function declaration - A30100</w:t>
      </w:r>
    </w:p>
    <w:p w14:paraId="5CA625A3" w14:textId="77777777" w:rsidR="00AB4CB6" w:rsidRPr="006C181A" w:rsidRDefault="00AB4CB6" w:rsidP="00AB4CB6">
      <w:pPr>
        <w:pStyle w:val="Body"/>
        <w:rPr>
          <w:lang w:val="en-AU"/>
        </w:rPr>
      </w:pPr>
    </w:p>
    <w:p w14:paraId="6C646EFA" w14:textId="77777777" w:rsidR="000940FB" w:rsidRPr="000940FB" w:rsidRDefault="000940FB" w:rsidP="000940FB">
      <w:pPr>
        <w:pStyle w:val="Body"/>
        <w:rPr>
          <w:lang w:val="en-US"/>
        </w:rPr>
      </w:pPr>
    </w:p>
    <w:sectPr w:rsidR="000940FB" w:rsidRPr="000940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enlo-Regular">
    <w:altName w:val="DokChampa"/>
    <w:charset w:val="00"/>
    <w:family w:val="modern"/>
    <w:pitch w:val="fixed"/>
    <w:sig w:usb0="E60022FF" w:usb1="D200F9FB" w:usb2="02000028" w:usb3="00000000" w:csb0="000001DF" w:csb1="00000000"/>
  </w:font>
  <w:font w:name="inherit">
    <w:altName w:val="Cambria"/>
    <w:panose1 w:val="00000000000000000000"/>
    <w:charset w:val="00"/>
    <w:family w:val="roman"/>
    <w:notTrueType/>
    <w:pitch w:val="default"/>
  </w:font>
  <w:font w:name="Monaco">
    <w:altName w:val="Calibri"/>
    <w:charset w:val="4D"/>
    <w:family w:val="auto"/>
    <w:pitch w:val="variable"/>
    <w:sig w:usb0="A00002FF" w:usb1="500039FB" w:usb2="00000000" w:usb3="00000000" w:csb0="00000197"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6740"/>
    <w:multiLevelType w:val="multilevel"/>
    <w:tmpl w:val="74122F6E"/>
    <w:lvl w:ilvl="0">
      <w:start w:val="1"/>
      <w:numFmt w:val="decimal"/>
      <w:pStyle w:val="Heading1"/>
      <w:lvlText w:val="%1."/>
      <w:lvlJc w:val="left"/>
      <w:pPr>
        <w:tabs>
          <w:tab w:val="num" w:pos="1531"/>
        </w:tabs>
        <w:ind w:left="1531" w:hanging="1171"/>
      </w:pPr>
      <w:rPr>
        <w:rFonts w:hint="default"/>
      </w:rPr>
    </w:lvl>
    <w:lvl w:ilvl="1">
      <w:start w:val="1"/>
      <w:numFmt w:val="decimal"/>
      <w:pStyle w:val="Heading2"/>
      <w:lvlText w:val="%1.%2"/>
      <w:lvlJc w:val="left"/>
      <w:pPr>
        <w:tabs>
          <w:tab w:val="num" w:pos="1531"/>
        </w:tabs>
        <w:ind w:left="1531" w:hanging="1191"/>
      </w:pPr>
      <w:rPr>
        <w:rFonts w:hint="default"/>
      </w:rPr>
    </w:lvl>
    <w:lvl w:ilvl="2">
      <w:start w:val="1"/>
      <w:numFmt w:val="decimal"/>
      <w:pStyle w:val="Heading3"/>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4F54DD9"/>
    <w:multiLevelType w:val="hybridMultilevel"/>
    <w:tmpl w:val="70085A54"/>
    <w:lvl w:ilvl="0" w:tplc="04090001">
      <w:start w:val="1"/>
      <w:numFmt w:val="bullet"/>
      <w:lvlText w:val=""/>
      <w:lvlJc w:val="left"/>
      <w:pPr>
        <w:ind w:left="2138"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14198D"/>
    <w:multiLevelType w:val="hybridMultilevel"/>
    <w:tmpl w:val="F206924A"/>
    <w:lvl w:ilvl="0" w:tplc="0C09000F">
      <w:start w:val="1"/>
      <w:numFmt w:val="decimal"/>
      <w:lvlText w:val="%1."/>
      <w:lvlJc w:val="left"/>
      <w:pPr>
        <w:ind w:left="2251" w:hanging="360"/>
      </w:pPr>
    </w:lvl>
    <w:lvl w:ilvl="1" w:tplc="0C090019">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3" w15:restartNumberingAfterBreak="0">
    <w:nsid w:val="0C2238EA"/>
    <w:multiLevelType w:val="multilevel"/>
    <w:tmpl w:val="4490A2EA"/>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F5553F8"/>
    <w:multiLevelType w:val="hybridMultilevel"/>
    <w:tmpl w:val="41BAC7E4"/>
    <w:lvl w:ilvl="0" w:tplc="0C090001">
      <w:start w:val="1"/>
      <w:numFmt w:val="bullet"/>
      <w:lvlText w:val=""/>
      <w:lvlJc w:val="left"/>
      <w:pPr>
        <w:ind w:left="2251" w:hanging="360"/>
      </w:pPr>
      <w:rPr>
        <w:rFonts w:ascii="Symbol" w:hAnsi="Symbol" w:hint="default"/>
      </w:rPr>
    </w:lvl>
    <w:lvl w:ilvl="1" w:tplc="0C090003">
      <w:start w:val="1"/>
      <w:numFmt w:val="bullet"/>
      <w:lvlText w:val="o"/>
      <w:lvlJc w:val="left"/>
      <w:pPr>
        <w:ind w:left="2971" w:hanging="360"/>
      </w:pPr>
      <w:rPr>
        <w:rFonts w:ascii="Courier New" w:hAnsi="Courier New" w:cs="Courier New" w:hint="default"/>
      </w:rPr>
    </w:lvl>
    <w:lvl w:ilvl="2" w:tplc="0C090005">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5" w15:restartNumberingAfterBreak="0">
    <w:nsid w:val="101E09F1"/>
    <w:multiLevelType w:val="multilevel"/>
    <w:tmpl w:val="0DCA5E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1920E6"/>
    <w:multiLevelType w:val="hybridMultilevel"/>
    <w:tmpl w:val="5E184350"/>
    <w:lvl w:ilvl="0" w:tplc="0C09000F">
      <w:start w:val="1"/>
      <w:numFmt w:val="decimal"/>
      <w:lvlText w:val="%1."/>
      <w:lvlJc w:val="left"/>
      <w:pPr>
        <w:ind w:left="2251" w:hanging="360"/>
      </w:pPr>
      <w:rPr>
        <w:rFonts w:hint="default"/>
      </w:rPr>
    </w:lvl>
    <w:lvl w:ilvl="1" w:tplc="0C09001B">
      <w:start w:val="1"/>
      <w:numFmt w:val="lowerRoman"/>
      <w:lvlText w:val="%2."/>
      <w:lvlJc w:val="right"/>
      <w:pPr>
        <w:ind w:left="2971" w:hanging="360"/>
      </w:pPr>
      <w:rPr>
        <w:rFonts w:hint="default"/>
      </w:rPr>
    </w:lvl>
    <w:lvl w:ilvl="2" w:tplc="0C090005">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7" w15:restartNumberingAfterBreak="0">
    <w:nsid w:val="127E1DB4"/>
    <w:multiLevelType w:val="hybridMultilevel"/>
    <w:tmpl w:val="94A405AC"/>
    <w:lvl w:ilvl="0" w:tplc="0C090001">
      <w:start w:val="1"/>
      <w:numFmt w:val="bullet"/>
      <w:lvlText w:val=""/>
      <w:lvlJc w:val="left"/>
      <w:pPr>
        <w:ind w:left="360" w:hanging="360"/>
      </w:pPr>
      <w:rPr>
        <w:rFonts w:ascii="Symbol" w:hAnsi="Symbol" w:hint="default"/>
      </w:rPr>
    </w:lvl>
    <w:lvl w:ilvl="1" w:tplc="08090003">
      <w:start w:val="1"/>
      <w:numFmt w:val="bullet"/>
      <w:lvlText w:val="o"/>
      <w:lvlJc w:val="left"/>
      <w:pPr>
        <w:ind w:left="-451" w:hanging="360"/>
      </w:pPr>
      <w:rPr>
        <w:rFonts w:ascii="Courier New" w:hAnsi="Courier New" w:cs="Courier New" w:hint="default"/>
      </w:rPr>
    </w:lvl>
    <w:lvl w:ilvl="2" w:tplc="08090005" w:tentative="1">
      <w:start w:val="1"/>
      <w:numFmt w:val="bullet"/>
      <w:lvlText w:val=""/>
      <w:lvlJc w:val="left"/>
      <w:pPr>
        <w:ind w:left="269" w:hanging="360"/>
      </w:pPr>
      <w:rPr>
        <w:rFonts w:ascii="Wingdings" w:hAnsi="Wingdings" w:hint="default"/>
      </w:rPr>
    </w:lvl>
    <w:lvl w:ilvl="3" w:tplc="08090001" w:tentative="1">
      <w:start w:val="1"/>
      <w:numFmt w:val="bullet"/>
      <w:lvlText w:val=""/>
      <w:lvlJc w:val="left"/>
      <w:pPr>
        <w:ind w:left="989" w:hanging="360"/>
      </w:pPr>
      <w:rPr>
        <w:rFonts w:ascii="Symbol" w:hAnsi="Symbol" w:hint="default"/>
      </w:rPr>
    </w:lvl>
    <w:lvl w:ilvl="4" w:tplc="08090003" w:tentative="1">
      <w:start w:val="1"/>
      <w:numFmt w:val="bullet"/>
      <w:lvlText w:val="o"/>
      <w:lvlJc w:val="left"/>
      <w:pPr>
        <w:ind w:left="1709" w:hanging="360"/>
      </w:pPr>
      <w:rPr>
        <w:rFonts w:ascii="Courier New" w:hAnsi="Courier New" w:cs="Courier New" w:hint="default"/>
      </w:rPr>
    </w:lvl>
    <w:lvl w:ilvl="5" w:tplc="08090005" w:tentative="1">
      <w:start w:val="1"/>
      <w:numFmt w:val="bullet"/>
      <w:lvlText w:val=""/>
      <w:lvlJc w:val="left"/>
      <w:pPr>
        <w:ind w:left="2429" w:hanging="360"/>
      </w:pPr>
      <w:rPr>
        <w:rFonts w:ascii="Wingdings" w:hAnsi="Wingdings" w:hint="default"/>
      </w:rPr>
    </w:lvl>
    <w:lvl w:ilvl="6" w:tplc="08090001" w:tentative="1">
      <w:start w:val="1"/>
      <w:numFmt w:val="bullet"/>
      <w:lvlText w:val=""/>
      <w:lvlJc w:val="left"/>
      <w:pPr>
        <w:ind w:left="3149" w:hanging="360"/>
      </w:pPr>
      <w:rPr>
        <w:rFonts w:ascii="Symbol" w:hAnsi="Symbol" w:hint="default"/>
      </w:rPr>
    </w:lvl>
    <w:lvl w:ilvl="7" w:tplc="08090003" w:tentative="1">
      <w:start w:val="1"/>
      <w:numFmt w:val="bullet"/>
      <w:lvlText w:val="o"/>
      <w:lvlJc w:val="left"/>
      <w:pPr>
        <w:ind w:left="3869" w:hanging="360"/>
      </w:pPr>
      <w:rPr>
        <w:rFonts w:ascii="Courier New" w:hAnsi="Courier New" w:cs="Courier New" w:hint="default"/>
      </w:rPr>
    </w:lvl>
    <w:lvl w:ilvl="8" w:tplc="08090005" w:tentative="1">
      <w:start w:val="1"/>
      <w:numFmt w:val="bullet"/>
      <w:lvlText w:val=""/>
      <w:lvlJc w:val="left"/>
      <w:pPr>
        <w:ind w:left="4589" w:hanging="360"/>
      </w:pPr>
      <w:rPr>
        <w:rFonts w:ascii="Wingdings" w:hAnsi="Wingdings" w:hint="default"/>
      </w:rPr>
    </w:lvl>
  </w:abstractNum>
  <w:abstractNum w:abstractNumId="8" w15:restartNumberingAfterBreak="0">
    <w:nsid w:val="172C377D"/>
    <w:multiLevelType w:val="hybridMultilevel"/>
    <w:tmpl w:val="F67EF1B8"/>
    <w:lvl w:ilvl="0" w:tplc="0C090001">
      <w:start w:val="1"/>
      <w:numFmt w:val="bullet"/>
      <w:lvlText w:val=""/>
      <w:lvlJc w:val="left"/>
      <w:pPr>
        <w:ind w:left="2251"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FA0D78"/>
    <w:multiLevelType w:val="hybridMultilevel"/>
    <w:tmpl w:val="FBFA4804"/>
    <w:lvl w:ilvl="0" w:tplc="CE94A8FA">
      <w:start w:val="2"/>
      <w:numFmt w:val="bullet"/>
      <w:lvlText w:val=""/>
      <w:lvlJc w:val="left"/>
      <w:pPr>
        <w:ind w:left="1891" w:hanging="360"/>
      </w:pPr>
      <w:rPr>
        <w:rFonts w:ascii="Symbol" w:eastAsia="Times New Roman" w:hAnsi="Symbol" w:cs="Times New Roman" w:hint="default"/>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10" w15:restartNumberingAfterBreak="0">
    <w:nsid w:val="208720AD"/>
    <w:multiLevelType w:val="hybridMultilevel"/>
    <w:tmpl w:val="E9E8118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21667283"/>
    <w:multiLevelType w:val="hybridMultilevel"/>
    <w:tmpl w:val="B3487348"/>
    <w:lvl w:ilvl="0" w:tplc="0C090001">
      <w:start w:val="1"/>
      <w:numFmt w:val="bullet"/>
      <w:lvlText w:val=""/>
      <w:lvlJc w:val="left"/>
      <w:pPr>
        <w:ind w:left="1800" w:hanging="360"/>
      </w:pPr>
      <w:rPr>
        <w:rFonts w:ascii="Symbol" w:hAnsi="Symbol" w:hint="default"/>
      </w:rPr>
    </w:lvl>
    <w:lvl w:ilvl="1" w:tplc="08090003">
      <w:start w:val="1"/>
      <w:numFmt w:val="bullet"/>
      <w:lvlText w:val="o"/>
      <w:lvlJc w:val="left"/>
      <w:pPr>
        <w:ind w:left="989" w:hanging="360"/>
      </w:pPr>
      <w:rPr>
        <w:rFonts w:ascii="Courier New" w:hAnsi="Courier New" w:cs="Courier New" w:hint="default"/>
      </w:rPr>
    </w:lvl>
    <w:lvl w:ilvl="2" w:tplc="08090005" w:tentative="1">
      <w:start w:val="1"/>
      <w:numFmt w:val="bullet"/>
      <w:lvlText w:val=""/>
      <w:lvlJc w:val="left"/>
      <w:pPr>
        <w:ind w:left="1709" w:hanging="360"/>
      </w:pPr>
      <w:rPr>
        <w:rFonts w:ascii="Wingdings" w:hAnsi="Wingdings" w:hint="default"/>
      </w:rPr>
    </w:lvl>
    <w:lvl w:ilvl="3" w:tplc="08090001" w:tentative="1">
      <w:start w:val="1"/>
      <w:numFmt w:val="bullet"/>
      <w:lvlText w:val=""/>
      <w:lvlJc w:val="left"/>
      <w:pPr>
        <w:ind w:left="2429" w:hanging="360"/>
      </w:pPr>
      <w:rPr>
        <w:rFonts w:ascii="Symbol" w:hAnsi="Symbol" w:hint="default"/>
      </w:rPr>
    </w:lvl>
    <w:lvl w:ilvl="4" w:tplc="08090003" w:tentative="1">
      <w:start w:val="1"/>
      <w:numFmt w:val="bullet"/>
      <w:lvlText w:val="o"/>
      <w:lvlJc w:val="left"/>
      <w:pPr>
        <w:ind w:left="3149" w:hanging="360"/>
      </w:pPr>
      <w:rPr>
        <w:rFonts w:ascii="Courier New" w:hAnsi="Courier New" w:cs="Courier New" w:hint="default"/>
      </w:rPr>
    </w:lvl>
    <w:lvl w:ilvl="5" w:tplc="08090005" w:tentative="1">
      <w:start w:val="1"/>
      <w:numFmt w:val="bullet"/>
      <w:lvlText w:val=""/>
      <w:lvlJc w:val="left"/>
      <w:pPr>
        <w:ind w:left="3869" w:hanging="360"/>
      </w:pPr>
      <w:rPr>
        <w:rFonts w:ascii="Wingdings" w:hAnsi="Wingdings" w:hint="default"/>
      </w:rPr>
    </w:lvl>
    <w:lvl w:ilvl="6" w:tplc="08090001" w:tentative="1">
      <w:start w:val="1"/>
      <w:numFmt w:val="bullet"/>
      <w:lvlText w:val=""/>
      <w:lvlJc w:val="left"/>
      <w:pPr>
        <w:ind w:left="4589" w:hanging="360"/>
      </w:pPr>
      <w:rPr>
        <w:rFonts w:ascii="Symbol" w:hAnsi="Symbol" w:hint="default"/>
      </w:rPr>
    </w:lvl>
    <w:lvl w:ilvl="7" w:tplc="08090003" w:tentative="1">
      <w:start w:val="1"/>
      <w:numFmt w:val="bullet"/>
      <w:lvlText w:val="o"/>
      <w:lvlJc w:val="left"/>
      <w:pPr>
        <w:ind w:left="5309" w:hanging="360"/>
      </w:pPr>
      <w:rPr>
        <w:rFonts w:ascii="Courier New" w:hAnsi="Courier New" w:cs="Courier New" w:hint="default"/>
      </w:rPr>
    </w:lvl>
    <w:lvl w:ilvl="8" w:tplc="08090005" w:tentative="1">
      <w:start w:val="1"/>
      <w:numFmt w:val="bullet"/>
      <w:lvlText w:val=""/>
      <w:lvlJc w:val="left"/>
      <w:pPr>
        <w:ind w:left="6029" w:hanging="360"/>
      </w:pPr>
      <w:rPr>
        <w:rFonts w:ascii="Wingdings" w:hAnsi="Wingdings" w:hint="default"/>
      </w:rPr>
    </w:lvl>
  </w:abstractNum>
  <w:abstractNum w:abstractNumId="12" w15:restartNumberingAfterBreak="0">
    <w:nsid w:val="27483115"/>
    <w:multiLevelType w:val="hybridMultilevel"/>
    <w:tmpl w:val="3CB2084A"/>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13" w15:restartNumberingAfterBreak="0">
    <w:nsid w:val="2A6357FD"/>
    <w:multiLevelType w:val="hybridMultilevel"/>
    <w:tmpl w:val="B666E3C6"/>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14" w15:restartNumberingAfterBreak="0">
    <w:nsid w:val="2A6C314B"/>
    <w:multiLevelType w:val="multilevel"/>
    <w:tmpl w:val="7592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112DC7"/>
    <w:multiLevelType w:val="hybridMultilevel"/>
    <w:tmpl w:val="C8E8EC32"/>
    <w:lvl w:ilvl="0" w:tplc="0809000F">
      <w:start w:val="1"/>
      <w:numFmt w:val="decimal"/>
      <w:lvlText w:val="%1."/>
      <w:lvlJc w:val="left"/>
      <w:pPr>
        <w:ind w:left="2138" w:hanging="360"/>
      </w:pPr>
    </w:lvl>
    <w:lvl w:ilvl="1" w:tplc="08090019" w:tentative="1">
      <w:start w:val="1"/>
      <w:numFmt w:val="lowerLetter"/>
      <w:lvlText w:val="%2."/>
      <w:lvlJc w:val="left"/>
      <w:pPr>
        <w:ind w:left="2858" w:hanging="360"/>
      </w:pPr>
    </w:lvl>
    <w:lvl w:ilvl="2" w:tplc="0809001B" w:tentative="1">
      <w:start w:val="1"/>
      <w:numFmt w:val="lowerRoman"/>
      <w:lvlText w:val="%3."/>
      <w:lvlJc w:val="right"/>
      <w:pPr>
        <w:ind w:left="3578" w:hanging="180"/>
      </w:pPr>
    </w:lvl>
    <w:lvl w:ilvl="3" w:tplc="0809000F" w:tentative="1">
      <w:start w:val="1"/>
      <w:numFmt w:val="decimal"/>
      <w:lvlText w:val="%4."/>
      <w:lvlJc w:val="left"/>
      <w:pPr>
        <w:ind w:left="4298" w:hanging="360"/>
      </w:pPr>
    </w:lvl>
    <w:lvl w:ilvl="4" w:tplc="08090019" w:tentative="1">
      <w:start w:val="1"/>
      <w:numFmt w:val="lowerLetter"/>
      <w:lvlText w:val="%5."/>
      <w:lvlJc w:val="left"/>
      <w:pPr>
        <w:ind w:left="5018" w:hanging="360"/>
      </w:pPr>
    </w:lvl>
    <w:lvl w:ilvl="5" w:tplc="0809001B" w:tentative="1">
      <w:start w:val="1"/>
      <w:numFmt w:val="lowerRoman"/>
      <w:lvlText w:val="%6."/>
      <w:lvlJc w:val="right"/>
      <w:pPr>
        <w:ind w:left="5738" w:hanging="180"/>
      </w:pPr>
    </w:lvl>
    <w:lvl w:ilvl="6" w:tplc="0809000F" w:tentative="1">
      <w:start w:val="1"/>
      <w:numFmt w:val="decimal"/>
      <w:lvlText w:val="%7."/>
      <w:lvlJc w:val="left"/>
      <w:pPr>
        <w:ind w:left="6458" w:hanging="360"/>
      </w:pPr>
    </w:lvl>
    <w:lvl w:ilvl="7" w:tplc="08090019" w:tentative="1">
      <w:start w:val="1"/>
      <w:numFmt w:val="lowerLetter"/>
      <w:lvlText w:val="%8."/>
      <w:lvlJc w:val="left"/>
      <w:pPr>
        <w:ind w:left="7178" w:hanging="360"/>
      </w:pPr>
    </w:lvl>
    <w:lvl w:ilvl="8" w:tplc="0809001B" w:tentative="1">
      <w:start w:val="1"/>
      <w:numFmt w:val="lowerRoman"/>
      <w:lvlText w:val="%9."/>
      <w:lvlJc w:val="right"/>
      <w:pPr>
        <w:ind w:left="7898" w:hanging="180"/>
      </w:pPr>
    </w:lvl>
  </w:abstractNum>
  <w:abstractNum w:abstractNumId="16" w15:restartNumberingAfterBreak="0">
    <w:nsid w:val="3C5244E0"/>
    <w:multiLevelType w:val="hybridMultilevel"/>
    <w:tmpl w:val="12C203B4"/>
    <w:lvl w:ilvl="0" w:tplc="0C090001">
      <w:start w:val="1"/>
      <w:numFmt w:val="bullet"/>
      <w:lvlText w:val=""/>
      <w:lvlJc w:val="left"/>
      <w:pPr>
        <w:ind w:left="225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891ECE"/>
    <w:multiLevelType w:val="hybridMultilevel"/>
    <w:tmpl w:val="DA8833B6"/>
    <w:lvl w:ilvl="0" w:tplc="0C090001">
      <w:start w:val="1"/>
      <w:numFmt w:val="bullet"/>
      <w:lvlText w:val=""/>
      <w:lvlJc w:val="left"/>
      <w:pPr>
        <w:ind w:left="2251" w:hanging="360"/>
      </w:pPr>
      <w:rPr>
        <w:rFonts w:ascii="Symbol" w:hAnsi="Symbol" w:hint="default"/>
      </w:rPr>
    </w:lvl>
    <w:lvl w:ilvl="1" w:tplc="0C090003">
      <w:start w:val="1"/>
      <w:numFmt w:val="bullet"/>
      <w:lvlText w:val="o"/>
      <w:lvlJc w:val="left"/>
      <w:pPr>
        <w:ind w:left="2971" w:hanging="360"/>
      </w:pPr>
      <w:rPr>
        <w:rFonts w:ascii="Courier New" w:hAnsi="Courier New" w:cs="Courier New" w:hint="default"/>
      </w:rPr>
    </w:lvl>
    <w:lvl w:ilvl="2" w:tplc="0C090005">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18" w15:restartNumberingAfterBreak="0">
    <w:nsid w:val="3F061954"/>
    <w:multiLevelType w:val="hybridMultilevel"/>
    <w:tmpl w:val="01DEE6C6"/>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19" w15:restartNumberingAfterBreak="0">
    <w:nsid w:val="4DB13558"/>
    <w:multiLevelType w:val="multilevel"/>
    <w:tmpl w:val="17543D5A"/>
    <w:name w:val="NDSUnifiedGalleryHeadings"/>
    <w:lvl w:ilvl="0">
      <w:start w:val="1"/>
      <w:numFmt w:val="decimal"/>
      <w:lvlText w:val="%1"/>
      <w:lvlJc w:val="left"/>
      <w:pPr>
        <w:tabs>
          <w:tab w:val="num" w:pos="1418"/>
        </w:tabs>
        <w:ind w:left="1418" w:hanging="141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0" w15:restartNumberingAfterBreak="0">
    <w:nsid w:val="606B2734"/>
    <w:multiLevelType w:val="hybridMultilevel"/>
    <w:tmpl w:val="F206924A"/>
    <w:lvl w:ilvl="0" w:tplc="0C09000F">
      <w:start w:val="1"/>
      <w:numFmt w:val="decimal"/>
      <w:lvlText w:val="%1."/>
      <w:lvlJc w:val="left"/>
      <w:pPr>
        <w:ind w:left="2251" w:hanging="360"/>
      </w:pPr>
    </w:lvl>
    <w:lvl w:ilvl="1" w:tplc="0C090019">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21" w15:restartNumberingAfterBreak="0">
    <w:nsid w:val="64670953"/>
    <w:multiLevelType w:val="hybridMultilevel"/>
    <w:tmpl w:val="22FED940"/>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22" w15:restartNumberingAfterBreak="0">
    <w:nsid w:val="663269D5"/>
    <w:multiLevelType w:val="hybridMultilevel"/>
    <w:tmpl w:val="DB6C4B26"/>
    <w:lvl w:ilvl="0" w:tplc="04090001">
      <w:start w:val="1"/>
      <w:numFmt w:val="bullet"/>
      <w:lvlText w:val=""/>
      <w:lvlJc w:val="left"/>
      <w:pPr>
        <w:ind w:left="2251" w:hanging="360"/>
      </w:pPr>
      <w:rPr>
        <w:rFonts w:ascii="Symbol" w:hAnsi="Symbol" w:hint="default"/>
      </w:rPr>
    </w:lvl>
    <w:lvl w:ilvl="1" w:tplc="04090003" w:tentative="1">
      <w:start w:val="1"/>
      <w:numFmt w:val="bullet"/>
      <w:lvlText w:val="o"/>
      <w:lvlJc w:val="left"/>
      <w:pPr>
        <w:ind w:left="2971" w:hanging="360"/>
      </w:pPr>
      <w:rPr>
        <w:rFonts w:ascii="Courier New" w:hAnsi="Courier New" w:cs="Courier New" w:hint="default"/>
      </w:rPr>
    </w:lvl>
    <w:lvl w:ilvl="2" w:tplc="04090005" w:tentative="1">
      <w:start w:val="1"/>
      <w:numFmt w:val="bullet"/>
      <w:lvlText w:val=""/>
      <w:lvlJc w:val="left"/>
      <w:pPr>
        <w:ind w:left="3691" w:hanging="360"/>
      </w:pPr>
      <w:rPr>
        <w:rFonts w:ascii="Wingdings" w:hAnsi="Wingdings" w:hint="default"/>
      </w:rPr>
    </w:lvl>
    <w:lvl w:ilvl="3" w:tplc="04090001" w:tentative="1">
      <w:start w:val="1"/>
      <w:numFmt w:val="bullet"/>
      <w:lvlText w:val=""/>
      <w:lvlJc w:val="left"/>
      <w:pPr>
        <w:ind w:left="4411" w:hanging="360"/>
      </w:pPr>
      <w:rPr>
        <w:rFonts w:ascii="Symbol" w:hAnsi="Symbol" w:hint="default"/>
      </w:rPr>
    </w:lvl>
    <w:lvl w:ilvl="4" w:tplc="04090003" w:tentative="1">
      <w:start w:val="1"/>
      <w:numFmt w:val="bullet"/>
      <w:lvlText w:val="o"/>
      <w:lvlJc w:val="left"/>
      <w:pPr>
        <w:ind w:left="5131" w:hanging="360"/>
      </w:pPr>
      <w:rPr>
        <w:rFonts w:ascii="Courier New" w:hAnsi="Courier New" w:cs="Courier New" w:hint="default"/>
      </w:rPr>
    </w:lvl>
    <w:lvl w:ilvl="5" w:tplc="04090005" w:tentative="1">
      <w:start w:val="1"/>
      <w:numFmt w:val="bullet"/>
      <w:lvlText w:val=""/>
      <w:lvlJc w:val="left"/>
      <w:pPr>
        <w:ind w:left="5851" w:hanging="360"/>
      </w:pPr>
      <w:rPr>
        <w:rFonts w:ascii="Wingdings" w:hAnsi="Wingdings" w:hint="default"/>
      </w:rPr>
    </w:lvl>
    <w:lvl w:ilvl="6" w:tplc="04090001" w:tentative="1">
      <w:start w:val="1"/>
      <w:numFmt w:val="bullet"/>
      <w:lvlText w:val=""/>
      <w:lvlJc w:val="left"/>
      <w:pPr>
        <w:ind w:left="6571" w:hanging="360"/>
      </w:pPr>
      <w:rPr>
        <w:rFonts w:ascii="Symbol" w:hAnsi="Symbol" w:hint="default"/>
      </w:rPr>
    </w:lvl>
    <w:lvl w:ilvl="7" w:tplc="04090003" w:tentative="1">
      <w:start w:val="1"/>
      <w:numFmt w:val="bullet"/>
      <w:lvlText w:val="o"/>
      <w:lvlJc w:val="left"/>
      <w:pPr>
        <w:ind w:left="7291" w:hanging="360"/>
      </w:pPr>
      <w:rPr>
        <w:rFonts w:ascii="Courier New" w:hAnsi="Courier New" w:cs="Courier New" w:hint="default"/>
      </w:rPr>
    </w:lvl>
    <w:lvl w:ilvl="8" w:tplc="04090005" w:tentative="1">
      <w:start w:val="1"/>
      <w:numFmt w:val="bullet"/>
      <w:lvlText w:val=""/>
      <w:lvlJc w:val="left"/>
      <w:pPr>
        <w:ind w:left="8011" w:hanging="360"/>
      </w:pPr>
      <w:rPr>
        <w:rFonts w:ascii="Wingdings" w:hAnsi="Wingdings" w:hint="default"/>
      </w:rPr>
    </w:lvl>
  </w:abstractNum>
  <w:abstractNum w:abstractNumId="23" w15:restartNumberingAfterBreak="0">
    <w:nsid w:val="6CAA06C1"/>
    <w:multiLevelType w:val="hybridMultilevel"/>
    <w:tmpl w:val="7B062A94"/>
    <w:lvl w:ilvl="0" w:tplc="0C090001">
      <w:start w:val="1"/>
      <w:numFmt w:val="bullet"/>
      <w:lvlText w:val=""/>
      <w:lvlJc w:val="left"/>
      <w:pPr>
        <w:ind w:left="225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9A57D3"/>
    <w:multiLevelType w:val="hybridMultilevel"/>
    <w:tmpl w:val="9E3A8BC2"/>
    <w:lvl w:ilvl="0" w:tplc="0C09000F">
      <w:start w:val="1"/>
      <w:numFmt w:val="decimal"/>
      <w:lvlText w:val="%1."/>
      <w:lvlJc w:val="left"/>
      <w:pPr>
        <w:ind w:left="2251" w:hanging="360"/>
      </w:pPr>
    </w:lvl>
    <w:lvl w:ilvl="1" w:tplc="0C090019">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25" w15:restartNumberingAfterBreak="0">
    <w:nsid w:val="740C4E74"/>
    <w:multiLevelType w:val="hybridMultilevel"/>
    <w:tmpl w:val="38C66128"/>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26" w15:restartNumberingAfterBreak="0">
    <w:nsid w:val="74565A9B"/>
    <w:multiLevelType w:val="hybridMultilevel"/>
    <w:tmpl w:val="8A683190"/>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27" w15:restartNumberingAfterBreak="0">
    <w:nsid w:val="782458AA"/>
    <w:multiLevelType w:val="hybridMultilevel"/>
    <w:tmpl w:val="77EACADE"/>
    <w:lvl w:ilvl="0" w:tplc="0C090001">
      <w:start w:val="1"/>
      <w:numFmt w:val="bullet"/>
      <w:lvlText w:val=""/>
      <w:lvlJc w:val="left"/>
      <w:pPr>
        <w:ind w:left="3669" w:hanging="360"/>
      </w:pPr>
      <w:rPr>
        <w:rFonts w:ascii="Symbol" w:hAnsi="Symbol" w:hint="default"/>
      </w:rPr>
    </w:lvl>
    <w:lvl w:ilvl="1" w:tplc="08090003">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num w:numId="1">
    <w:abstractNumId w:val="0"/>
  </w:num>
  <w:num w:numId="2">
    <w:abstractNumId w:val="3"/>
  </w:num>
  <w:num w:numId="3">
    <w:abstractNumId w:val="4"/>
  </w:num>
  <w:num w:numId="4">
    <w:abstractNumId w:val="9"/>
  </w:num>
  <w:num w:numId="5">
    <w:abstractNumId w:val="14"/>
  </w:num>
  <w:num w:numId="6">
    <w:abstractNumId w:val="6"/>
  </w:num>
  <w:num w:numId="7">
    <w:abstractNumId w:val="17"/>
  </w:num>
  <w:num w:numId="8">
    <w:abstractNumId w:val="13"/>
  </w:num>
  <w:num w:numId="9">
    <w:abstractNumId w:val="26"/>
  </w:num>
  <w:num w:numId="10">
    <w:abstractNumId w:val="25"/>
  </w:num>
  <w:num w:numId="11">
    <w:abstractNumId w:val="12"/>
  </w:num>
  <w:num w:numId="12">
    <w:abstractNumId w:val="18"/>
  </w:num>
  <w:num w:numId="13">
    <w:abstractNumId w:val="21"/>
  </w:num>
  <w:num w:numId="14">
    <w:abstractNumId w:val="24"/>
  </w:num>
  <w:num w:numId="15">
    <w:abstractNumId w:val="2"/>
  </w:num>
  <w:num w:numId="16">
    <w:abstractNumId w:val="20"/>
  </w:num>
  <w:num w:numId="17">
    <w:abstractNumId w:val="19"/>
  </w:num>
  <w:num w:numId="18">
    <w:abstractNumId w:val="10"/>
  </w:num>
  <w:num w:numId="19">
    <w:abstractNumId w:val="1"/>
  </w:num>
  <w:num w:numId="20">
    <w:abstractNumId w:val="27"/>
  </w:num>
  <w:num w:numId="21">
    <w:abstractNumId w:val="15"/>
  </w:num>
  <w:num w:numId="22">
    <w:abstractNumId w:val="5"/>
  </w:num>
  <w:num w:numId="23">
    <w:abstractNumId w:val="8"/>
  </w:num>
  <w:num w:numId="24">
    <w:abstractNumId w:val="11"/>
  </w:num>
  <w:num w:numId="25">
    <w:abstractNumId w:val="7"/>
  </w:num>
  <w:num w:numId="26">
    <w:abstractNumId w:val="22"/>
  </w:num>
  <w:num w:numId="27">
    <w:abstractNumId w:val="16"/>
  </w:num>
  <w:num w:numId="28">
    <w:abstractNumId w:val="2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Ashri">
    <w15:presenceInfo w15:providerId="Windows Live" w15:userId="cf80f37199db9e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9E1"/>
    <w:rsid w:val="00001BFF"/>
    <w:rsid w:val="00001E8B"/>
    <w:rsid w:val="000023BF"/>
    <w:rsid w:val="00004F50"/>
    <w:rsid w:val="00005045"/>
    <w:rsid w:val="00005377"/>
    <w:rsid w:val="000060FF"/>
    <w:rsid w:val="00006143"/>
    <w:rsid w:val="000100DC"/>
    <w:rsid w:val="0001018E"/>
    <w:rsid w:val="00010C06"/>
    <w:rsid w:val="000122A1"/>
    <w:rsid w:val="00014814"/>
    <w:rsid w:val="00015D14"/>
    <w:rsid w:val="000205AE"/>
    <w:rsid w:val="000218AC"/>
    <w:rsid w:val="00021C5D"/>
    <w:rsid w:val="0002262A"/>
    <w:rsid w:val="00023024"/>
    <w:rsid w:val="000251B3"/>
    <w:rsid w:val="000251DA"/>
    <w:rsid w:val="00033EC2"/>
    <w:rsid w:val="000406A1"/>
    <w:rsid w:val="00041654"/>
    <w:rsid w:val="00043B12"/>
    <w:rsid w:val="00044D18"/>
    <w:rsid w:val="00045C4B"/>
    <w:rsid w:val="00047661"/>
    <w:rsid w:val="000542B2"/>
    <w:rsid w:val="0005766C"/>
    <w:rsid w:val="00057BEC"/>
    <w:rsid w:val="000713EC"/>
    <w:rsid w:val="00074A2E"/>
    <w:rsid w:val="0007514A"/>
    <w:rsid w:val="000760F0"/>
    <w:rsid w:val="000776FA"/>
    <w:rsid w:val="000806D3"/>
    <w:rsid w:val="0008092D"/>
    <w:rsid w:val="00081765"/>
    <w:rsid w:val="00084E19"/>
    <w:rsid w:val="0009083A"/>
    <w:rsid w:val="000925F8"/>
    <w:rsid w:val="00093054"/>
    <w:rsid w:val="00093FF1"/>
    <w:rsid w:val="000940FB"/>
    <w:rsid w:val="000947E0"/>
    <w:rsid w:val="000954A9"/>
    <w:rsid w:val="00096B26"/>
    <w:rsid w:val="00096E93"/>
    <w:rsid w:val="00097561"/>
    <w:rsid w:val="00097DB3"/>
    <w:rsid w:val="000A11DF"/>
    <w:rsid w:val="000A2108"/>
    <w:rsid w:val="000A240E"/>
    <w:rsid w:val="000A429F"/>
    <w:rsid w:val="000A51B4"/>
    <w:rsid w:val="000A5EE2"/>
    <w:rsid w:val="000A61A8"/>
    <w:rsid w:val="000A661E"/>
    <w:rsid w:val="000A7936"/>
    <w:rsid w:val="000A7DF8"/>
    <w:rsid w:val="000B01B1"/>
    <w:rsid w:val="000B5B77"/>
    <w:rsid w:val="000B6C8B"/>
    <w:rsid w:val="000B6D5A"/>
    <w:rsid w:val="000B7094"/>
    <w:rsid w:val="000B7FF3"/>
    <w:rsid w:val="000C47AE"/>
    <w:rsid w:val="000C5578"/>
    <w:rsid w:val="000C6A64"/>
    <w:rsid w:val="000C75BA"/>
    <w:rsid w:val="000C7AFD"/>
    <w:rsid w:val="000C7BC2"/>
    <w:rsid w:val="000D07C7"/>
    <w:rsid w:val="000D3433"/>
    <w:rsid w:val="000D3ADB"/>
    <w:rsid w:val="000D59F4"/>
    <w:rsid w:val="000D65C4"/>
    <w:rsid w:val="000E01B2"/>
    <w:rsid w:val="000E01CD"/>
    <w:rsid w:val="000E3D67"/>
    <w:rsid w:val="000E4896"/>
    <w:rsid w:val="000E5C88"/>
    <w:rsid w:val="000F0726"/>
    <w:rsid w:val="000F38B7"/>
    <w:rsid w:val="000F4721"/>
    <w:rsid w:val="000F4813"/>
    <w:rsid w:val="000F711C"/>
    <w:rsid w:val="000F7EF5"/>
    <w:rsid w:val="001002F3"/>
    <w:rsid w:val="00100407"/>
    <w:rsid w:val="00101477"/>
    <w:rsid w:val="00105991"/>
    <w:rsid w:val="0010691A"/>
    <w:rsid w:val="00111022"/>
    <w:rsid w:val="00112484"/>
    <w:rsid w:val="00112D05"/>
    <w:rsid w:val="00115F89"/>
    <w:rsid w:val="0012143F"/>
    <w:rsid w:val="0012283C"/>
    <w:rsid w:val="00127A8E"/>
    <w:rsid w:val="00130C93"/>
    <w:rsid w:val="00132A1F"/>
    <w:rsid w:val="00134C34"/>
    <w:rsid w:val="00137327"/>
    <w:rsid w:val="00140D9F"/>
    <w:rsid w:val="00141C02"/>
    <w:rsid w:val="00142A80"/>
    <w:rsid w:val="001432DD"/>
    <w:rsid w:val="00144645"/>
    <w:rsid w:val="00145955"/>
    <w:rsid w:val="00145A04"/>
    <w:rsid w:val="0014752B"/>
    <w:rsid w:val="0015408D"/>
    <w:rsid w:val="001546AC"/>
    <w:rsid w:val="00154771"/>
    <w:rsid w:val="001602A6"/>
    <w:rsid w:val="00160784"/>
    <w:rsid w:val="00160E69"/>
    <w:rsid w:val="00160ED6"/>
    <w:rsid w:val="001619EE"/>
    <w:rsid w:val="00163A11"/>
    <w:rsid w:val="00170A4B"/>
    <w:rsid w:val="00173B31"/>
    <w:rsid w:val="00173DC0"/>
    <w:rsid w:val="00174722"/>
    <w:rsid w:val="00176392"/>
    <w:rsid w:val="00176F7E"/>
    <w:rsid w:val="001777B3"/>
    <w:rsid w:val="00180484"/>
    <w:rsid w:val="00185C24"/>
    <w:rsid w:val="0018674A"/>
    <w:rsid w:val="0019009B"/>
    <w:rsid w:val="00190282"/>
    <w:rsid w:val="00190BB1"/>
    <w:rsid w:val="001963E5"/>
    <w:rsid w:val="001A03B2"/>
    <w:rsid w:val="001A37D5"/>
    <w:rsid w:val="001B0286"/>
    <w:rsid w:val="001B0B44"/>
    <w:rsid w:val="001B433E"/>
    <w:rsid w:val="001B690D"/>
    <w:rsid w:val="001C1217"/>
    <w:rsid w:val="001C4795"/>
    <w:rsid w:val="001C5E20"/>
    <w:rsid w:val="001C79F8"/>
    <w:rsid w:val="001C7A8A"/>
    <w:rsid w:val="001C7F81"/>
    <w:rsid w:val="001D026D"/>
    <w:rsid w:val="001D070B"/>
    <w:rsid w:val="001D0CE9"/>
    <w:rsid w:val="001D54B7"/>
    <w:rsid w:val="001D6B66"/>
    <w:rsid w:val="001D6DC6"/>
    <w:rsid w:val="001D722C"/>
    <w:rsid w:val="001D79C2"/>
    <w:rsid w:val="001E07FA"/>
    <w:rsid w:val="001E0BDA"/>
    <w:rsid w:val="001E0FFF"/>
    <w:rsid w:val="001E164D"/>
    <w:rsid w:val="001E3443"/>
    <w:rsid w:val="001E37AB"/>
    <w:rsid w:val="001E38BD"/>
    <w:rsid w:val="001E4ACD"/>
    <w:rsid w:val="001E60A5"/>
    <w:rsid w:val="001E63F0"/>
    <w:rsid w:val="001E715A"/>
    <w:rsid w:val="001F01C9"/>
    <w:rsid w:val="001F149C"/>
    <w:rsid w:val="001F18AF"/>
    <w:rsid w:val="001F2760"/>
    <w:rsid w:val="001F3702"/>
    <w:rsid w:val="001F372E"/>
    <w:rsid w:val="001F3A12"/>
    <w:rsid w:val="001F4A00"/>
    <w:rsid w:val="001F5B86"/>
    <w:rsid w:val="001F5DB9"/>
    <w:rsid w:val="001F76F0"/>
    <w:rsid w:val="001F7ECC"/>
    <w:rsid w:val="002005C9"/>
    <w:rsid w:val="00200800"/>
    <w:rsid w:val="00202B2A"/>
    <w:rsid w:val="00203678"/>
    <w:rsid w:val="0020387B"/>
    <w:rsid w:val="00204411"/>
    <w:rsid w:val="00212AB4"/>
    <w:rsid w:val="002133B5"/>
    <w:rsid w:val="002138CE"/>
    <w:rsid w:val="002144F5"/>
    <w:rsid w:val="002148C2"/>
    <w:rsid w:val="00220882"/>
    <w:rsid w:val="00223ADD"/>
    <w:rsid w:val="00224E0E"/>
    <w:rsid w:val="00225362"/>
    <w:rsid w:val="00232822"/>
    <w:rsid w:val="00232B26"/>
    <w:rsid w:val="002357D4"/>
    <w:rsid w:val="00235A5A"/>
    <w:rsid w:val="00236592"/>
    <w:rsid w:val="0023666C"/>
    <w:rsid w:val="00242772"/>
    <w:rsid w:val="00243110"/>
    <w:rsid w:val="002452C8"/>
    <w:rsid w:val="0024550F"/>
    <w:rsid w:val="00253D2B"/>
    <w:rsid w:val="0025545A"/>
    <w:rsid w:val="00255536"/>
    <w:rsid w:val="00260F2D"/>
    <w:rsid w:val="00261130"/>
    <w:rsid w:val="00265D89"/>
    <w:rsid w:val="002661AE"/>
    <w:rsid w:val="00266D95"/>
    <w:rsid w:val="00266EFD"/>
    <w:rsid w:val="00267953"/>
    <w:rsid w:val="002679A6"/>
    <w:rsid w:val="00267B15"/>
    <w:rsid w:val="00267CCF"/>
    <w:rsid w:val="0027390E"/>
    <w:rsid w:val="00275F4F"/>
    <w:rsid w:val="00277A78"/>
    <w:rsid w:val="00281261"/>
    <w:rsid w:val="0028313F"/>
    <w:rsid w:val="002832F9"/>
    <w:rsid w:val="002845B0"/>
    <w:rsid w:val="0028630C"/>
    <w:rsid w:val="00286D13"/>
    <w:rsid w:val="002879C5"/>
    <w:rsid w:val="00287C71"/>
    <w:rsid w:val="00290154"/>
    <w:rsid w:val="00291150"/>
    <w:rsid w:val="00291EA3"/>
    <w:rsid w:val="00292597"/>
    <w:rsid w:val="0029273B"/>
    <w:rsid w:val="0029394B"/>
    <w:rsid w:val="00294D07"/>
    <w:rsid w:val="00296D53"/>
    <w:rsid w:val="00296DE3"/>
    <w:rsid w:val="002A4772"/>
    <w:rsid w:val="002A746A"/>
    <w:rsid w:val="002B1A80"/>
    <w:rsid w:val="002B383E"/>
    <w:rsid w:val="002B5858"/>
    <w:rsid w:val="002B630D"/>
    <w:rsid w:val="002B6D82"/>
    <w:rsid w:val="002B6F11"/>
    <w:rsid w:val="002B72E1"/>
    <w:rsid w:val="002B74FB"/>
    <w:rsid w:val="002C049D"/>
    <w:rsid w:val="002C5B4A"/>
    <w:rsid w:val="002C717B"/>
    <w:rsid w:val="002C7AA8"/>
    <w:rsid w:val="002D0B76"/>
    <w:rsid w:val="002D1363"/>
    <w:rsid w:val="002D25BA"/>
    <w:rsid w:val="002D3AAC"/>
    <w:rsid w:val="002D3ED8"/>
    <w:rsid w:val="002D4245"/>
    <w:rsid w:val="002D7B98"/>
    <w:rsid w:val="002D7F88"/>
    <w:rsid w:val="002E233E"/>
    <w:rsid w:val="002E2860"/>
    <w:rsid w:val="002E2C7C"/>
    <w:rsid w:val="002E38AD"/>
    <w:rsid w:val="002E4545"/>
    <w:rsid w:val="002E4580"/>
    <w:rsid w:val="002E4A84"/>
    <w:rsid w:val="002E5DE4"/>
    <w:rsid w:val="002E6439"/>
    <w:rsid w:val="002E67FF"/>
    <w:rsid w:val="002E6D39"/>
    <w:rsid w:val="002E6F34"/>
    <w:rsid w:val="002E7780"/>
    <w:rsid w:val="002F11B0"/>
    <w:rsid w:val="002F1C47"/>
    <w:rsid w:val="002F22A5"/>
    <w:rsid w:val="002F7157"/>
    <w:rsid w:val="002F71C1"/>
    <w:rsid w:val="002F72F7"/>
    <w:rsid w:val="002F753C"/>
    <w:rsid w:val="003031C4"/>
    <w:rsid w:val="003039BA"/>
    <w:rsid w:val="0030436D"/>
    <w:rsid w:val="00304C93"/>
    <w:rsid w:val="00306E1F"/>
    <w:rsid w:val="00310665"/>
    <w:rsid w:val="0031124E"/>
    <w:rsid w:val="00314147"/>
    <w:rsid w:val="003141DA"/>
    <w:rsid w:val="00314E6A"/>
    <w:rsid w:val="00316774"/>
    <w:rsid w:val="0031757E"/>
    <w:rsid w:val="00322212"/>
    <w:rsid w:val="003232ED"/>
    <w:rsid w:val="00326AC4"/>
    <w:rsid w:val="003305EF"/>
    <w:rsid w:val="00332844"/>
    <w:rsid w:val="003330F5"/>
    <w:rsid w:val="00334F7D"/>
    <w:rsid w:val="00334F93"/>
    <w:rsid w:val="003408EB"/>
    <w:rsid w:val="00344367"/>
    <w:rsid w:val="003443C3"/>
    <w:rsid w:val="00345D0D"/>
    <w:rsid w:val="003463F4"/>
    <w:rsid w:val="00353394"/>
    <w:rsid w:val="00353EAE"/>
    <w:rsid w:val="003545B3"/>
    <w:rsid w:val="00355EF8"/>
    <w:rsid w:val="00360009"/>
    <w:rsid w:val="00364A52"/>
    <w:rsid w:val="0036650B"/>
    <w:rsid w:val="00367226"/>
    <w:rsid w:val="00373157"/>
    <w:rsid w:val="00374385"/>
    <w:rsid w:val="003748E5"/>
    <w:rsid w:val="00374A1B"/>
    <w:rsid w:val="0037549C"/>
    <w:rsid w:val="00375AB8"/>
    <w:rsid w:val="00375C11"/>
    <w:rsid w:val="0037676E"/>
    <w:rsid w:val="0037743D"/>
    <w:rsid w:val="00377F9E"/>
    <w:rsid w:val="00381026"/>
    <w:rsid w:val="003831F6"/>
    <w:rsid w:val="00383F61"/>
    <w:rsid w:val="0038694B"/>
    <w:rsid w:val="00387AFF"/>
    <w:rsid w:val="00387B36"/>
    <w:rsid w:val="00387B90"/>
    <w:rsid w:val="003902FF"/>
    <w:rsid w:val="00395E43"/>
    <w:rsid w:val="003A13A2"/>
    <w:rsid w:val="003A37C8"/>
    <w:rsid w:val="003B122E"/>
    <w:rsid w:val="003B4461"/>
    <w:rsid w:val="003B5347"/>
    <w:rsid w:val="003B6314"/>
    <w:rsid w:val="003B7D63"/>
    <w:rsid w:val="003C0148"/>
    <w:rsid w:val="003C08C8"/>
    <w:rsid w:val="003C11FE"/>
    <w:rsid w:val="003C3919"/>
    <w:rsid w:val="003C7A2F"/>
    <w:rsid w:val="003C7CE9"/>
    <w:rsid w:val="003D0E79"/>
    <w:rsid w:val="003D2DE5"/>
    <w:rsid w:val="003D4A08"/>
    <w:rsid w:val="003E10E9"/>
    <w:rsid w:val="003E1976"/>
    <w:rsid w:val="003E209C"/>
    <w:rsid w:val="003E2ABB"/>
    <w:rsid w:val="003E3051"/>
    <w:rsid w:val="003E53AB"/>
    <w:rsid w:val="003E76AE"/>
    <w:rsid w:val="003E7D7B"/>
    <w:rsid w:val="003F0A69"/>
    <w:rsid w:val="003F12C5"/>
    <w:rsid w:val="003F1750"/>
    <w:rsid w:val="003F18AB"/>
    <w:rsid w:val="003F3790"/>
    <w:rsid w:val="003F48B8"/>
    <w:rsid w:val="003F49AC"/>
    <w:rsid w:val="003F5005"/>
    <w:rsid w:val="004011A4"/>
    <w:rsid w:val="004046A3"/>
    <w:rsid w:val="00404855"/>
    <w:rsid w:val="004079DE"/>
    <w:rsid w:val="00407B2F"/>
    <w:rsid w:val="00410BD6"/>
    <w:rsid w:val="00411373"/>
    <w:rsid w:val="004130C8"/>
    <w:rsid w:val="0041796D"/>
    <w:rsid w:val="004206DD"/>
    <w:rsid w:val="00420B46"/>
    <w:rsid w:val="00423514"/>
    <w:rsid w:val="00423CC0"/>
    <w:rsid w:val="004242F9"/>
    <w:rsid w:val="00426874"/>
    <w:rsid w:val="00426BCE"/>
    <w:rsid w:val="00426CF5"/>
    <w:rsid w:val="00430547"/>
    <w:rsid w:val="0043102C"/>
    <w:rsid w:val="004317A0"/>
    <w:rsid w:val="00431CB3"/>
    <w:rsid w:val="00433441"/>
    <w:rsid w:val="004335B6"/>
    <w:rsid w:val="004341FD"/>
    <w:rsid w:val="0044061B"/>
    <w:rsid w:val="00441B65"/>
    <w:rsid w:val="004420B4"/>
    <w:rsid w:val="00445174"/>
    <w:rsid w:val="00450227"/>
    <w:rsid w:val="004520A6"/>
    <w:rsid w:val="0045245A"/>
    <w:rsid w:val="0045346A"/>
    <w:rsid w:val="00455731"/>
    <w:rsid w:val="00456FA4"/>
    <w:rsid w:val="00460B56"/>
    <w:rsid w:val="00460BA3"/>
    <w:rsid w:val="00460C66"/>
    <w:rsid w:val="00461607"/>
    <w:rsid w:val="00462AB6"/>
    <w:rsid w:val="00465D04"/>
    <w:rsid w:val="0047368D"/>
    <w:rsid w:val="00474049"/>
    <w:rsid w:val="00476F5A"/>
    <w:rsid w:val="004832D9"/>
    <w:rsid w:val="0048377F"/>
    <w:rsid w:val="004906A2"/>
    <w:rsid w:val="004919E1"/>
    <w:rsid w:val="004923BC"/>
    <w:rsid w:val="00492821"/>
    <w:rsid w:val="0049333E"/>
    <w:rsid w:val="0049394F"/>
    <w:rsid w:val="00496B15"/>
    <w:rsid w:val="00496F10"/>
    <w:rsid w:val="004A0500"/>
    <w:rsid w:val="004A139C"/>
    <w:rsid w:val="004A449C"/>
    <w:rsid w:val="004A5710"/>
    <w:rsid w:val="004A5971"/>
    <w:rsid w:val="004A64AB"/>
    <w:rsid w:val="004A6774"/>
    <w:rsid w:val="004A7BB9"/>
    <w:rsid w:val="004B0C5A"/>
    <w:rsid w:val="004B3830"/>
    <w:rsid w:val="004B7385"/>
    <w:rsid w:val="004B73DD"/>
    <w:rsid w:val="004C1250"/>
    <w:rsid w:val="004C3CEE"/>
    <w:rsid w:val="004C3ED5"/>
    <w:rsid w:val="004C4101"/>
    <w:rsid w:val="004C4889"/>
    <w:rsid w:val="004C5625"/>
    <w:rsid w:val="004C65B3"/>
    <w:rsid w:val="004C66C1"/>
    <w:rsid w:val="004C7CA9"/>
    <w:rsid w:val="004D25AC"/>
    <w:rsid w:val="004D25FF"/>
    <w:rsid w:val="004D2C4B"/>
    <w:rsid w:val="004D4B53"/>
    <w:rsid w:val="004D4C66"/>
    <w:rsid w:val="004D5DFF"/>
    <w:rsid w:val="004D6BA5"/>
    <w:rsid w:val="004E400A"/>
    <w:rsid w:val="004E436D"/>
    <w:rsid w:val="004E4F23"/>
    <w:rsid w:val="004F09B8"/>
    <w:rsid w:val="004F0F62"/>
    <w:rsid w:val="004F170D"/>
    <w:rsid w:val="004F4188"/>
    <w:rsid w:val="004F561A"/>
    <w:rsid w:val="00500312"/>
    <w:rsid w:val="00500AE4"/>
    <w:rsid w:val="005014B7"/>
    <w:rsid w:val="0050186D"/>
    <w:rsid w:val="0050344D"/>
    <w:rsid w:val="0050378F"/>
    <w:rsid w:val="00503D6A"/>
    <w:rsid w:val="00504B50"/>
    <w:rsid w:val="00504FA6"/>
    <w:rsid w:val="0050703A"/>
    <w:rsid w:val="00510854"/>
    <w:rsid w:val="00511858"/>
    <w:rsid w:val="005118A3"/>
    <w:rsid w:val="0051355B"/>
    <w:rsid w:val="00516A14"/>
    <w:rsid w:val="00516B28"/>
    <w:rsid w:val="00517496"/>
    <w:rsid w:val="00517814"/>
    <w:rsid w:val="00521627"/>
    <w:rsid w:val="0052186A"/>
    <w:rsid w:val="005240B0"/>
    <w:rsid w:val="00524411"/>
    <w:rsid w:val="00527A75"/>
    <w:rsid w:val="00530A75"/>
    <w:rsid w:val="005316B5"/>
    <w:rsid w:val="00531CF3"/>
    <w:rsid w:val="00532E39"/>
    <w:rsid w:val="005333CC"/>
    <w:rsid w:val="0053648C"/>
    <w:rsid w:val="0053664A"/>
    <w:rsid w:val="00540311"/>
    <w:rsid w:val="005412BA"/>
    <w:rsid w:val="00542077"/>
    <w:rsid w:val="00544052"/>
    <w:rsid w:val="005448E2"/>
    <w:rsid w:val="00545453"/>
    <w:rsid w:val="00546BAA"/>
    <w:rsid w:val="00550016"/>
    <w:rsid w:val="00551893"/>
    <w:rsid w:val="00551ED4"/>
    <w:rsid w:val="005526BB"/>
    <w:rsid w:val="00553852"/>
    <w:rsid w:val="0055438C"/>
    <w:rsid w:val="00554DEC"/>
    <w:rsid w:val="005568C5"/>
    <w:rsid w:val="005575F9"/>
    <w:rsid w:val="00557FD3"/>
    <w:rsid w:val="005612A1"/>
    <w:rsid w:val="00564304"/>
    <w:rsid w:val="005646EF"/>
    <w:rsid w:val="0056478F"/>
    <w:rsid w:val="00564F03"/>
    <w:rsid w:val="005702B7"/>
    <w:rsid w:val="00573AE5"/>
    <w:rsid w:val="00573C16"/>
    <w:rsid w:val="0057444C"/>
    <w:rsid w:val="00575D5F"/>
    <w:rsid w:val="005762F7"/>
    <w:rsid w:val="00577C84"/>
    <w:rsid w:val="00580500"/>
    <w:rsid w:val="00580EC1"/>
    <w:rsid w:val="00581210"/>
    <w:rsid w:val="00581524"/>
    <w:rsid w:val="005822AB"/>
    <w:rsid w:val="00584447"/>
    <w:rsid w:val="005903BA"/>
    <w:rsid w:val="005913D5"/>
    <w:rsid w:val="00591C95"/>
    <w:rsid w:val="00591E4B"/>
    <w:rsid w:val="00592513"/>
    <w:rsid w:val="0059333E"/>
    <w:rsid w:val="0059368A"/>
    <w:rsid w:val="0059387D"/>
    <w:rsid w:val="00595B5E"/>
    <w:rsid w:val="00596C15"/>
    <w:rsid w:val="00597F9F"/>
    <w:rsid w:val="005A43C5"/>
    <w:rsid w:val="005A7792"/>
    <w:rsid w:val="005A7CE5"/>
    <w:rsid w:val="005B07A0"/>
    <w:rsid w:val="005B1D22"/>
    <w:rsid w:val="005B25F1"/>
    <w:rsid w:val="005B4F97"/>
    <w:rsid w:val="005B73E3"/>
    <w:rsid w:val="005C199C"/>
    <w:rsid w:val="005C2191"/>
    <w:rsid w:val="005C2216"/>
    <w:rsid w:val="005C24B8"/>
    <w:rsid w:val="005C32E5"/>
    <w:rsid w:val="005C4685"/>
    <w:rsid w:val="005C475C"/>
    <w:rsid w:val="005C64EB"/>
    <w:rsid w:val="005C7F54"/>
    <w:rsid w:val="005D0C4D"/>
    <w:rsid w:val="005D1B17"/>
    <w:rsid w:val="005D2FF1"/>
    <w:rsid w:val="005D4BD2"/>
    <w:rsid w:val="005D6C31"/>
    <w:rsid w:val="005D79A8"/>
    <w:rsid w:val="005E00B3"/>
    <w:rsid w:val="005E0164"/>
    <w:rsid w:val="005E0A17"/>
    <w:rsid w:val="005E1016"/>
    <w:rsid w:val="005E3AEB"/>
    <w:rsid w:val="005E6512"/>
    <w:rsid w:val="005E788A"/>
    <w:rsid w:val="005F2EB3"/>
    <w:rsid w:val="005F34DD"/>
    <w:rsid w:val="005F440E"/>
    <w:rsid w:val="005F4C12"/>
    <w:rsid w:val="005F5271"/>
    <w:rsid w:val="005F5BEE"/>
    <w:rsid w:val="006031B7"/>
    <w:rsid w:val="00605E1B"/>
    <w:rsid w:val="006074DD"/>
    <w:rsid w:val="00607F98"/>
    <w:rsid w:val="00611256"/>
    <w:rsid w:val="00611C3A"/>
    <w:rsid w:val="006121F1"/>
    <w:rsid w:val="0062090F"/>
    <w:rsid w:val="00620A04"/>
    <w:rsid w:val="0062313E"/>
    <w:rsid w:val="00623D78"/>
    <w:rsid w:val="00626159"/>
    <w:rsid w:val="00630A6A"/>
    <w:rsid w:val="00632799"/>
    <w:rsid w:val="006332E3"/>
    <w:rsid w:val="00633AE0"/>
    <w:rsid w:val="006356E4"/>
    <w:rsid w:val="00636CA1"/>
    <w:rsid w:val="006372E8"/>
    <w:rsid w:val="00643318"/>
    <w:rsid w:val="006449B8"/>
    <w:rsid w:val="00645716"/>
    <w:rsid w:val="00645F41"/>
    <w:rsid w:val="00653515"/>
    <w:rsid w:val="006538E8"/>
    <w:rsid w:val="00653EE1"/>
    <w:rsid w:val="00654385"/>
    <w:rsid w:val="006577BA"/>
    <w:rsid w:val="00657C1E"/>
    <w:rsid w:val="00657C74"/>
    <w:rsid w:val="00657DDB"/>
    <w:rsid w:val="00660856"/>
    <w:rsid w:val="00662D5C"/>
    <w:rsid w:val="00667E33"/>
    <w:rsid w:val="006738EA"/>
    <w:rsid w:val="00674D1E"/>
    <w:rsid w:val="00674D2F"/>
    <w:rsid w:val="006756B6"/>
    <w:rsid w:val="00676261"/>
    <w:rsid w:val="00680799"/>
    <w:rsid w:val="006842B7"/>
    <w:rsid w:val="00684D34"/>
    <w:rsid w:val="0068568B"/>
    <w:rsid w:val="00686294"/>
    <w:rsid w:val="00691419"/>
    <w:rsid w:val="0069203C"/>
    <w:rsid w:val="00692F42"/>
    <w:rsid w:val="0069541C"/>
    <w:rsid w:val="00696927"/>
    <w:rsid w:val="00696A43"/>
    <w:rsid w:val="006978FB"/>
    <w:rsid w:val="006A02E3"/>
    <w:rsid w:val="006A04E1"/>
    <w:rsid w:val="006A17CD"/>
    <w:rsid w:val="006A265C"/>
    <w:rsid w:val="006A2A61"/>
    <w:rsid w:val="006A4412"/>
    <w:rsid w:val="006A62BC"/>
    <w:rsid w:val="006A67F3"/>
    <w:rsid w:val="006A6993"/>
    <w:rsid w:val="006B2179"/>
    <w:rsid w:val="006B3E5D"/>
    <w:rsid w:val="006B4990"/>
    <w:rsid w:val="006B4C1A"/>
    <w:rsid w:val="006B711B"/>
    <w:rsid w:val="006B791B"/>
    <w:rsid w:val="006C15C1"/>
    <w:rsid w:val="006C2D29"/>
    <w:rsid w:val="006C3DC8"/>
    <w:rsid w:val="006C5EF7"/>
    <w:rsid w:val="006C77B3"/>
    <w:rsid w:val="006C7C8E"/>
    <w:rsid w:val="006D00C3"/>
    <w:rsid w:val="006D09E7"/>
    <w:rsid w:val="006D25A9"/>
    <w:rsid w:val="006D646E"/>
    <w:rsid w:val="006E0AF7"/>
    <w:rsid w:val="006E187E"/>
    <w:rsid w:val="006E2D18"/>
    <w:rsid w:val="006E3AD9"/>
    <w:rsid w:val="006E40C5"/>
    <w:rsid w:val="006E66BC"/>
    <w:rsid w:val="006E67FA"/>
    <w:rsid w:val="006E6B6C"/>
    <w:rsid w:val="006E6E0F"/>
    <w:rsid w:val="006E736E"/>
    <w:rsid w:val="006E781C"/>
    <w:rsid w:val="006E7862"/>
    <w:rsid w:val="006F1C04"/>
    <w:rsid w:val="006F2D32"/>
    <w:rsid w:val="006F30BC"/>
    <w:rsid w:val="006F4DEF"/>
    <w:rsid w:val="006F6CF2"/>
    <w:rsid w:val="006F7AF4"/>
    <w:rsid w:val="00701225"/>
    <w:rsid w:val="00701653"/>
    <w:rsid w:val="0070166C"/>
    <w:rsid w:val="007034C9"/>
    <w:rsid w:val="007076F5"/>
    <w:rsid w:val="0071223E"/>
    <w:rsid w:val="00716041"/>
    <w:rsid w:val="0071626E"/>
    <w:rsid w:val="007208AF"/>
    <w:rsid w:val="00720AE1"/>
    <w:rsid w:val="00721944"/>
    <w:rsid w:val="00722458"/>
    <w:rsid w:val="00730A34"/>
    <w:rsid w:val="00736EC5"/>
    <w:rsid w:val="0074182C"/>
    <w:rsid w:val="00744272"/>
    <w:rsid w:val="007447AE"/>
    <w:rsid w:val="0074530B"/>
    <w:rsid w:val="00750517"/>
    <w:rsid w:val="00754771"/>
    <w:rsid w:val="007554A3"/>
    <w:rsid w:val="00756031"/>
    <w:rsid w:val="00757192"/>
    <w:rsid w:val="0076288A"/>
    <w:rsid w:val="00763629"/>
    <w:rsid w:val="00765780"/>
    <w:rsid w:val="00770D6C"/>
    <w:rsid w:val="00772A39"/>
    <w:rsid w:val="00773897"/>
    <w:rsid w:val="00775712"/>
    <w:rsid w:val="007773D0"/>
    <w:rsid w:val="00781788"/>
    <w:rsid w:val="00786245"/>
    <w:rsid w:val="0078687B"/>
    <w:rsid w:val="00791107"/>
    <w:rsid w:val="00794559"/>
    <w:rsid w:val="00795460"/>
    <w:rsid w:val="00795608"/>
    <w:rsid w:val="00797F9F"/>
    <w:rsid w:val="007A5922"/>
    <w:rsid w:val="007A672F"/>
    <w:rsid w:val="007B0A6C"/>
    <w:rsid w:val="007B0CF5"/>
    <w:rsid w:val="007B361A"/>
    <w:rsid w:val="007B4D13"/>
    <w:rsid w:val="007B56D3"/>
    <w:rsid w:val="007B684E"/>
    <w:rsid w:val="007C0761"/>
    <w:rsid w:val="007C0AC7"/>
    <w:rsid w:val="007C47A2"/>
    <w:rsid w:val="007C5929"/>
    <w:rsid w:val="007C794D"/>
    <w:rsid w:val="007C7A8D"/>
    <w:rsid w:val="007D0F3C"/>
    <w:rsid w:val="007D10E0"/>
    <w:rsid w:val="007D2BB9"/>
    <w:rsid w:val="007D3B01"/>
    <w:rsid w:val="007D435A"/>
    <w:rsid w:val="007D4533"/>
    <w:rsid w:val="007D56AB"/>
    <w:rsid w:val="007D5928"/>
    <w:rsid w:val="007D7182"/>
    <w:rsid w:val="007E0A37"/>
    <w:rsid w:val="007E2B05"/>
    <w:rsid w:val="007E2CE2"/>
    <w:rsid w:val="007E37A0"/>
    <w:rsid w:val="007E3A03"/>
    <w:rsid w:val="007E783B"/>
    <w:rsid w:val="007F0600"/>
    <w:rsid w:val="007F1B64"/>
    <w:rsid w:val="007F1F1D"/>
    <w:rsid w:val="007F460A"/>
    <w:rsid w:val="007F638B"/>
    <w:rsid w:val="007F72AF"/>
    <w:rsid w:val="008007F6"/>
    <w:rsid w:val="00800850"/>
    <w:rsid w:val="00801704"/>
    <w:rsid w:val="00803735"/>
    <w:rsid w:val="00803BAF"/>
    <w:rsid w:val="008056AF"/>
    <w:rsid w:val="00810417"/>
    <w:rsid w:val="00811E3E"/>
    <w:rsid w:val="00812C70"/>
    <w:rsid w:val="00814534"/>
    <w:rsid w:val="008147E0"/>
    <w:rsid w:val="0081517C"/>
    <w:rsid w:val="008164BB"/>
    <w:rsid w:val="008175E0"/>
    <w:rsid w:val="0082029D"/>
    <w:rsid w:val="008230D7"/>
    <w:rsid w:val="00823AE4"/>
    <w:rsid w:val="00823F70"/>
    <w:rsid w:val="00832924"/>
    <w:rsid w:val="00833339"/>
    <w:rsid w:val="0083539F"/>
    <w:rsid w:val="0083697F"/>
    <w:rsid w:val="00837305"/>
    <w:rsid w:val="008407ED"/>
    <w:rsid w:val="008441FF"/>
    <w:rsid w:val="008448A7"/>
    <w:rsid w:val="00844BFA"/>
    <w:rsid w:val="008458CF"/>
    <w:rsid w:val="00845B8B"/>
    <w:rsid w:val="008462F6"/>
    <w:rsid w:val="00846A8A"/>
    <w:rsid w:val="0084719D"/>
    <w:rsid w:val="008516D8"/>
    <w:rsid w:val="00852448"/>
    <w:rsid w:val="00852D4B"/>
    <w:rsid w:val="00853F6C"/>
    <w:rsid w:val="00854597"/>
    <w:rsid w:val="008561F3"/>
    <w:rsid w:val="008568B6"/>
    <w:rsid w:val="00856F7D"/>
    <w:rsid w:val="00857AFC"/>
    <w:rsid w:val="00860C66"/>
    <w:rsid w:val="00862959"/>
    <w:rsid w:val="00865074"/>
    <w:rsid w:val="008655AB"/>
    <w:rsid w:val="00867923"/>
    <w:rsid w:val="00867FA9"/>
    <w:rsid w:val="0087034E"/>
    <w:rsid w:val="00872AD9"/>
    <w:rsid w:val="00874450"/>
    <w:rsid w:val="008748F5"/>
    <w:rsid w:val="0087562A"/>
    <w:rsid w:val="00875BA4"/>
    <w:rsid w:val="00876C67"/>
    <w:rsid w:val="008774BD"/>
    <w:rsid w:val="00881E0E"/>
    <w:rsid w:val="00885D13"/>
    <w:rsid w:val="008864EC"/>
    <w:rsid w:val="00887A09"/>
    <w:rsid w:val="0089130C"/>
    <w:rsid w:val="0089137B"/>
    <w:rsid w:val="00892F04"/>
    <w:rsid w:val="00896313"/>
    <w:rsid w:val="008A20B3"/>
    <w:rsid w:val="008A4569"/>
    <w:rsid w:val="008A584B"/>
    <w:rsid w:val="008A5BCE"/>
    <w:rsid w:val="008B27D0"/>
    <w:rsid w:val="008B3E4C"/>
    <w:rsid w:val="008B56B6"/>
    <w:rsid w:val="008C0892"/>
    <w:rsid w:val="008C2AFC"/>
    <w:rsid w:val="008C2CBB"/>
    <w:rsid w:val="008C4A1C"/>
    <w:rsid w:val="008C6012"/>
    <w:rsid w:val="008C7592"/>
    <w:rsid w:val="008D0F4D"/>
    <w:rsid w:val="008D477C"/>
    <w:rsid w:val="008D5E39"/>
    <w:rsid w:val="008E0F62"/>
    <w:rsid w:val="008E355C"/>
    <w:rsid w:val="008E3EC8"/>
    <w:rsid w:val="008E49A3"/>
    <w:rsid w:val="008E5D01"/>
    <w:rsid w:val="008E6207"/>
    <w:rsid w:val="008E6243"/>
    <w:rsid w:val="008E71ED"/>
    <w:rsid w:val="008F0093"/>
    <w:rsid w:val="008F047B"/>
    <w:rsid w:val="008F0F65"/>
    <w:rsid w:val="008F3755"/>
    <w:rsid w:val="008F3E3A"/>
    <w:rsid w:val="008F7217"/>
    <w:rsid w:val="009015E5"/>
    <w:rsid w:val="00903F57"/>
    <w:rsid w:val="0090479B"/>
    <w:rsid w:val="00905188"/>
    <w:rsid w:val="009114A5"/>
    <w:rsid w:val="00915CBC"/>
    <w:rsid w:val="0091603E"/>
    <w:rsid w:val="009177C4"/>
    <w:rsid w:val="00920B32"/>
    <w:rsid w:val="00922DEB"/>
    <w:rsid w:val="00922E1D"/>
    <w:rsid w:val="00924EA3"/>
    <w:rsid w:val="00925EF2"/>
    <w:rsid w:val="00926335"/>
    <w:rsid w:val="00927E52"/>
    <w:rsid w:val="00931552"/>
    <w:rsid w:val="00931833"/>
    <w:rsid w:val="00932A48"/>
    <w:rsid w:val="00936879"/>
    <w:rsid w:val="0093696C"/>
    <w:rsid w:val="0094072C"/>
    <w:rsid w:val="009407ED"/>
    <w:rsid w:val="00940912"/>
    <w:rsid w:val="00943F00"/>
    <w:rsid w:val="00944B63"/>
    <w:rsid w:val="00947550"/>
    <w:rsid w:val="0094773A"/>
    <w:rsid w:val="00947FA5"/>
    <w:rsid w:val="00950A2C"/>
    <w:rsid w:val="00950C5E"/>
    <w:rsid w:val="00951076"/>
    <w:rsid w:val="00951CEC"/>
    <w:rsid w:val="00951D5D"/>
    <w:rsid w:val="00955128"/>
    <w:rsid w:val="00956C74"/>
    <w:rsid w:val="009576FC"/>
    <w:rsid w:val="009621DB"/>
    <w:rsid w:val="00963756"/>
    <w:rsid w:val="009646AA"/>
    <w:rsid w:val="009652A9"/>
    <w:rsid w:val="0096678F"/>
    <w:rsid w:val="009675E1"/>
    <w:rsid w:val="0096767E"/>
    <w:rsid w:val="0097500D"/>
    <w:rsid w:val="00975384"/>
    <w:rsid w:val="00976424"/>
    <w:rsid w:val="00976449"/>
    <w:rsid w:val="009766D8"/>
    <w:rsid w:val="00976C05"/>
    <w:rsid w:val="00977E90"/>
    <w:rsid w:val="009803BE"/>
    <w:rsid w:val="00981400"/>
    <w:rsid w:val="009833B2"/>
    <w:rsid w:val="009845F6"/>
    <w:rsid w:val="00984778"/>
    <w:rsid w:val="0098790E"/>
    <w:rsid w:val="009879ED"/>
    <w:rsid w:val="00990713"/>
    <w:rsid w:val="009907D0"/>
    <w:rsid w:val="00990AEA"/>
    <w:rsid w:val="00990AF7"/>
    <w:rsid w:val="00991748"/>
    <w:rsid w:val="00991F97"/>
    <w:rsid w:val="0099483B"/>
    <w:rsid w:val="00994C7B"/>
    <w:rsid w:val="00995E39"/>
    <w:rsid w:val="009A0DB8"/>
    <w:rsid w:val="009A18A7"/>
    <w:rsid w:val="009A2EB9"/>
    <w:rsid w:val="009A4227"/>
    <w:rsid w:val="009A72D7"/>
    <w:rsid w:val="009B0E01"/>
    <w:rsid w:val="009B1706"/>
    <w:rsid w:val="009B1AA4"/>
    <w:rsid w:val="009B4286"/>
    <w:rsid w:val="009B523C"/>
    <w:rsid w:val="009B58D3"/>
    <w:rsid w:val="009C068B"/>
    <w:rsid w:val="009C0CF7"/>
    <w:rsid w:val="009C45AF"/>
    <w:rsid w:val="009C4CE8"/>
    <w:rsid w:val="009C4DB4"/>
    <w:rsid w:val="009C6D69"/>
    <w:rsid w:val="009C6FDF"/>
    <w:rsid w:val="009D029B"/>
    <w:rsid w:val="009D2E03"/>
    <w:rsid w:val="009D31C6"/>
    <w:rsid w:val="009D374D"/>
    <w:rsid w:val="009D3A6A"/>
    <w:rsid w:val="009D605C"/>
    <w:rsid w:val="009D654B"/>
    <w:rsid w:val="009D7871"/>
    <w:rsid w:val="009D7F81"/>
    <w:rsid w:val="009E0A8F"/>
    <w:rsid w:val="009E2D02"/>
    <w:rsid w:val="009E3737"/>
    <w:rsid w:val="009E4009"/>
    <w:rsid w:val="009E4BB4"/>
    <w:rsid w:val="009E5495"/>
    <w:rsid w:val="009E5A2F"/>
    <w:rsid w:val="009E5EF6"/>
    <w:rsid w:val="009F2B99"/>
    <w:rsid w:val="009F394A"/>
    <w:rsid w:val="009F4F36"/>
    <w:rsid w:val="009F5E29"/>
    <w:rsid w:val="009F60A5"/>
    <w:rsid w:val="009F621A"/>
    <w:rsid w:val="009F6F61"/>
    <w:rsid w:val="00A008AE"/>
    <w:rsid w:val="00A009E0"/>
    <w:rsid w:val="00A02547"/>
    <w:rsid w:val="00A02CF4"/>
    <w:rsid w:val="00A02DA5"/>
    <w:rsid w:val="00A03ADD"/>
    <w:rsid w:val="00A0407A"/>
    <w:rsid w:val="00A051FD"/>
    <w:rsid w:val="00A05CC2"/>
    <w:rsid w:val="00A1488E"/>
    <w:rsid w:val="00A156B4"/>
    <w:rsid w:val="00A169CB"/>
    <w:rsid w:val="00A228A2"/>
    <w:rsid w:val="00A307F6"/>
    <w:rsid w:val="00A312DC"/>
    <w:rsid w:val="00A318BD"/>
    <w:rsid w:val="00A31AF4"/>
    <w:rsid w:val="00A326DC"/>
    <w:rsid w:val="00A40A85"/>
    <w:rsid w:val="00A42612"/>
    <w:rsid w:val="00A42987"/>
    <w:rsid w:val="00A43009"/>
    <w:rsid w:val="00A443B3"/>
    <w:rsid w:val="00A4625A"/>
    <w:rsid w:val="00A46489"/>
    <w:rsid w:val="00A47FBB"/>
    <w:rsid w:val="00A51E18"/>
    <w:rsid w:val="00A520FA"/>
    <w:rsid w:val="00A55BAF"/>
    <w:rsid w:val="00A57726"/>
    <w:rsid w:val="00A62AE8"/>
    <w:rsid w:val="00A63A56"/>
    <w:rsid w:val="00A64A26"/>
    <w:rsid w:val="00A64B1A"/>
    <w:rsid w:val="00A66AE7"/>
    <w:rsid w:val="00A66E31"/>
    <w:rsid w:val="00A67F94"/>
    <w:rsid w:val="00A70ECA"/>
    <w:rsid w:val="00A7129C"/>
    <w:rsid w:val="00A71530"/>
    <w:rsid w:val="00A73B1E"/>
    <w:rsid w:val="00A743D5"/>
    <w:rsid w:val="00A74AEF"/>
    <w:rsid w:val="00A74C6D"/>
    <w:rsid w:val="00A75241"/>
    <w:rsid w:val="00A75642"/>
    <w:rsid w:val="00A762FB"/>
    <w:rsid w:val="00A765E3"/>
    <w:rsid w:val="00A77E31"/>
    <w:rsid w:val="00A807B2"/>
    <w:rsid w:val="00A808DF"/>
    <w:rsid w:val="00A82855"/>
    <w:rsid w:val="00A83E66"/>
    <w:rsid w:val="00A8507E"/>
    <w:rsid w:val="00A871B9"/>
    <w:rsid w:val="00A87415"/>
    <w:rsid w:val="00A87D25"/>
    <w:rsid w:val="00A90FE3"/>
    <w:rsid w:val="00A91004"/>
    <w:rsid w:val="00A91EF6"/>
    <w:rsid w:val="00A9304B"/>
    <w:rsid w:val="00A93F4B"/>
    <w:rsid w:val="00A95E9C"/>
    <w:rsid w:val="00A96A19"/>
    <w:rsid w:val="00A96AC6"/>
    <w:rsid w:val="00A971AE"/>
    <w:rsid w:val="00A97FE4"/>
    <w:rsid w:val="00AA102E"/>
    <w:rsid w:val="00AA2C83"/>
    <w:rsid w:val="00AA2E6D"/>
    <w:rsid w:val="00AA4926"/>
    <w:rsid w:val="00AA529C"/>
    <w:rsid w:val="00AA5631"/>
    <w:rsid w:val="00AA7E92"/>
    <w:rsid w:val="00AB20EE"/>
    <w:rsid w:val="00AB3100"/>
    <w:rsid w:val="00AB4CB6"/>
    <w:rsid w:val="00AB514F"/>
    <w:rsid w:val="00AB57E7"/>
    <w:rsid w:val="00AB7AB5"/>
    <w:rsid w:val="00AB7B02"/>
    <w:rsid w:val="00AC3153"/>
    <w:rsid w:val="00AC4B72"/>
    <w:rsid w:val="00AC55EF"/>
    <w:rsid w:val="00AC5FBE"/>
    <w:rsid w:val="00AC6F9A"/>
    <w:rsid w:val="00AC72AC"/>
    <w:rsid w:val="00AD0FAA"/>
    <w:rsid w:val="00AD1188"/>
    <w:rsid w:val="00AD5F9C"/>
    <w:rsid w:val="00AD6E6D"/>
    <w:rsid w:val="00AD7193"/>
    <w:rsid w:val="00AD7792"/>
    <w:rsid w:val="00AE6B02"/>
    <w:rsid w:val="00AF0951"/>
    <w:rsid w:val="00AF0ED3"/>
    <w:rsid w:val="00AF372B"/>
    <w:rsid w:val="00AF383A"/>
    <w:rsid w:val="00AF3F07"/>
    <w:rsid w:val="00AF6216"/>
    <w:rsid w:val="00AF757A"/>
    <w:rsid w:val="00B00619"/>
    <w:rsid w:val="00B0084D"/>
    <w:rsid w:val="00B033FE"/>
    <w:rsid w:val="00B04EC9"/>
    <w:rsid w:val="00B06107"/>
    <w:rsid w:val="00B0631E"/>
    <w:rsid w:val="00B11ABA"/>
    <w:rsid w:val="00B165F8"/>
    <w:rsid w:val="00B16D71"/>
    <w:rsid w:val="00B1703E"/>
    <w:rsid w:val="00B22003"/>
    <w:rsid w:val="00B23785"/>
    <w:rsid w:val="00B2466A"/>
    <w:rsid w:val="00B2488F"/>
    <w:rsid w:val="00B2670B"/>
    <w:rsid w:val="00B26DA1"/>
    <w:rsid w:val="00B3537C"/>
    <w:rsid w:val="00B3639A"/>
    <w:rsid w:val="00B41EA6"/>
    <w:rsid w:val="00B43885"/>
    <w:rsid w:val="00B443B7"/>
    <w:rsid w:val="00B44CD6"/>
    <w:rsid w:val="00B46012"/>
    <w:rsid w:val="00B462EA"/>
    <w:rsid w:val="00B46DE0"/>
    <w:rsid w:val="00B542C9"/>
    <w:rsid w:val="00B55A9C"/>
    <w:rsid w:val="00B568FC"/>
    <w:rsid w:val="00B61A06"/>
    <w:rsid w:val="00B62EA8"/>
    <w:rsid w:val="00B63D44"/>
    <w:rsid w:val="00B65634"/>
    <w:rsid w:val="00B67D54"/>
    <w:rsid w:val="00B728F9"/>
    <w:rsid w:val="00B73D36"/>
    <w:rsid w:val="00B76A97"/>
    <w:rsid w:val="00B7728D"/>
    <w:rsid w:val="00B80D9C"/>
    <w:rsid w:val="00B81B4F"/>
    <w:rsid w:val="00B83B53"/>
    <w:rsid w:val="00B84494"/>
    <w:rsid w:val="00B86C74"/>
    <w:rsid w:val="00B879F5"/>
    <w:rsid w:val="00B87D32"/>
    <w:rsid w:val="00B93019"/>
    <w:rsid w:val="00B9385A"/>
    <w:rsid w:val="00B946E0"/>
    <w:rsid w:val="00B95BA9"/>
    <w:rsid w:val="00B97035"/>
    <w:rsid w:val="00B97736"/>
    <w:rsid w:val="00B97E57"/>
    <w:rsid w:val="00B97EA4"/>
    <w:rsid w:val="00BA0072"/>
    <w:rsid w:val="00BA20DC"/>
    <w:rsid w:val="00BA2133"/>
    <w:rsid w:val="00BA305C"/>
    <w:rsid w:val="00BA30DB"/>
    <w:rsid w:val="00BA35FC"/>
    <w:rsid w:val="00BB14BB"/>
    <w:rsid w:val="00BB314A"/>
    <w:rsid w:val="00BB648D"/>
    <w:rsid w:val="00BB6688"/>
    <w:rsid w:val="00BB6731"/>
    <w:rsid w:val="00BB788C"/>
    <w:rsid w:val="00BC31E2"/>
    <w:rsid w:val="00BC57E7"/>
    <w:rsid w:val="00BC7004"/>
    <w:rsid w:val="00BC7316"/>
    <w:rsid w:val="00BC76B9"/>
    <w:rsid w:val="00BD2111"/>
    <w:rsid w:val="00BD3B13"/>
    <w:rsid w:val="00BD49AA"/>
    <w:rsid w:val="00BD535F"/>
    <w:rsid w:val="00BD6D6A"/>
    <w:rsid w:val="00BD7537"/>
    <w:rsid w:val="00BD7751"/>
    <w:rsid w:val="00BD7E23"/>
    <w:rsid w:val="00BE08DA"/>
    <w:rsid w:val="00BE0BD2"/>
    <w:rsid w:val="00BE0D7A"/>
    <w:rsid w:val="00BE2F94"/>
    <w:rsid w:val="00BE7245"/>
    <w:rsid w:val="00BE7A3F"/>
    <w:rsid w:val="00BF2A8B"/>
    <w:rsid w:val="00BF5E7C"/>
    <w:rsid w:val="00BF6B41"/>
    <w:rsid w:val="00BF7450"/>
    <w:rsid w:val="00C00E6D"/>
    <w:rsid w:val="00C014D9"/>
    <w:rsid w:val="00C0166D"/>
    <w:rsid w:val="00C057B7"/>
    <w:rsid w:val="00C05A50"/>
    <w:rsid w:val="00C06270"/>
    <w:rsid w:val="00C10041"/>
    <w:rsid w:val="00C1023F"/>
    <w:rsid w:val="00C103E9"/>
    <w:rsid w:val="00C11EB4"/>
    <w:rsid w:val="00C13CEC"/>
    <w:rsid w:val="00C14FEE"/>
    <w:rsid w:val="00C1613D"/>
    <w:rsid w:val="00C1772C"/>
    <w:rsid w:val="00C179F4"/>
    <w:rsid w:val="00C2132B"/>
    <w:rsid w:val="00C21953"/>
    <w:rsid w:val="00C2266B"/>
    <w:rsid w:val="00C2473F"/>
    <w:rsid w:val="00C24C24"/>
    <w:rsid w:val="00C257B7"/>
    <w:rsid w:val="00C30B64"/>
    <w:rsid w:val="00C30D95"/>
    <w:rsid w:val="00C316AA"/>
    <w:rsid w:val="00C33CD9"/>
    <w:rsid w:val="00C35543"/>
    <w:rsid w:val="00C37995"/>
    <w:rsid w:val="00C429AA"/>
    <w:rsid w:val="00C45C8C"/>
    <w:rsid w:val="00C4698E"/>
    <w:rsid w:val="00C4752C"/>
    <w:rsid w:val="00C50EDB"/>
    <w:rsid w:val="00C54B3C"/>
    <w:rsid w:val="00C54FAE"/>
    <w:rsid w:val="00C5619E"/>
    <w:rsid w:val="00C57800"/>
    <w:rsid w:val="00C57E50"/>
    <w:rsid w:val="00C60762"/>
    <w:rsid w:val="00C6093F"/>
    <w:rsid w:val="00C61F1C"/>
    <w:rsid w:val="00C627F5"/>
    <w:rsid w:val="00C62A6E"/>
    <w:rsid w:val="00C62B9B"/>
    <w:rsid w:val="00C65A88"/>
    <w:rsid w:val="00C664DB"/>
    <w:rsid w:val="00C66F2E"/>
    <w:rsid w:val="00C6702A"/>
    <w:rsid w:val="00C7218B"/>
    <w:rsid w:val="00C74466"/>
    <w:rsid w:val="00C74CAB"/>
    <w:rsid w:val="00C8029D"/>
    <w:rsid w:val="00C8159D"/>
    <w:rsid w:val="00C82B74"/>
    <w:rsid w:val="00C837DA"/>
    <w:rsid w:val="00C83FC1"/>
    <w:rsid w:val="00C84323"/>
    <w:rsid w:val="00C849F1"/>
    <w:rsid w:val="00C85EAE"/>
    <w:rsid w:val="00C905E9"/>
    <w:rsid w:val="00C90787"/>
    <w:rsid w:val="00C92F7E"/>
    <w:rsid w:val="00C95BA3"/>
    <w:rsid w:val="00C95C7E"/>
    <w:rsid w:val="00C973DD"/>
    <w:rsid w:val="00C97A94"/>
    <w:rsid w:val="00CA15E6"/>
    <w:rsid w:val="00CA38C5"/>
    <w:rsid w:val="00CA44E9"/>
    <w:rsid w:val="00CA46F5"/>
    <w:rsid w:val="00CB092C"/>
    <w:rsid w:val="00CB1600"/>
    <w:rsid w:val="00CB46D4"/>
    <w:rsid w:val="00CB496E"/>
    <w:rsid w:val="00CB4EF1"/>
    <w:rsid w:val="00CB6B4D"/>
    <w:rsid w:val="00CC058D"/>
    <w:rsid w:val="00CC353C"/>
    <w:rsid w:val="00CC3D95"/>
    <w:rsid w:val="00CC4615"/>
    <w:rsid w:val="00CC4645"/>
    <w:rsid w:val="00CD17C1"/>
    <w:rsid w:val="00CD29BA"/>
    <w:rsid w:val="00CD4A1A"/>
    <w:rsid w:val="00CD4CCD"/>
    <w:rsid w:val="00CD4D24"/>
    <w:rsid w:val="00CD6E22"/>
    <w:rsid w:val="00CE13CB"/>
    <w:rsid w:val="00CE175D"/>
    <w:rsid w:val="00CE19AC"/>
    <w:rsid w:val="00CE1A9A"/>
    <w:rsid w:val="00CE27CD"/>
    <w:rsid w:val="00CE38D1"/>
    <w:rsid w:val="00CE589F"/>
    <w:rsid w:val="00CE7CAE"/>
    <w:rsid w:val="00CF051F"/>
    <w:rsid w:val="00CF05CE"/>
    <w:rsid w:val="00CF0C1C"/>
    <w:rsid w:val="00CF2AED"/>
    <w:rsid w:val="00CF316D"/>
    <w:rsid w:val="00CF3C0D"/>
    <w:rsid w:val="00CF7E69"/>
    <w:rsid w:val="00CF7F7A"/>
    <w:rsid w:val="00D002A7"/>
    <w:rsid w:val="00D008F4"/>
    <w:rsid w:val="00D00A88"/>
    <w:rsid w:val="00D00D93"/>
    <w:rsid w:val="00D03C95"/>
    <w:rsid w:val="00D0589E"/>
    <w:rsid w:val="00D075DA"/>
    <w:rsid w:val="00D07869"/>
    <w:rsid w:val="00D105EC"/>
    <w:rsid w:val="00D11274"/>
    <w:rsid w:val="00D1189D"/>
    <w:rsid w:val="00D12213"/>
    <w:rsid w:val="00D1616A"/>
    <w:rsid w:val="00D161A8"/>
    <w:rsid w:val="00D209A7"/>
    <w:rsid w:val="00D2397A"/>
    <w:rsid w:val="00D26226"/>
    <w:rsid w:val="00D272D2"/>
    <w:rsid w:val="00D278FC"/>
    <w:rsid w:val="00D314C7"/>
    <w:rsid w:val="00D323BF"/>
    <w:rsid w:val="00D3380D"/>
    <w:rsid w:val="00D37B0D"/>
    <w:rsid w:val="00D42E88"/>
    <w:rsid w:val="00D450A2"/>
    <w:rsid w:val="00D5328B"/>
    <w:rsid w:val="00D56ECB"/>
    <w:rsid w:val="00D60A3B"/>
    <w:rsid w:val="00D60FA7"/>
    <w:rsid w:val="00D61C75"/>
    <w:rsid w:val="00D64822"/>
    <w:rsid w:val="00D65A0C"/>
    <w:rsid w:val="00D6646C"/>
    <w:rsid w:val="00D7042D"/>
    <w:rsid w:val="00D7133F"/>
    <w:rsid w:val="00D71B2A"/>
    <w:rsid w:val="00D73C5D"/>
    <w:rsid w:val="00D74C86"/>
    <w:rsid w:val="00D7567D"/>
    <w:rsid w:val="00D77237"/>
    <w:rsid w:val="00D772E1"/>
    <w:rsid w:val="00D77546"/>
    <w:rsid w:val="00D832AA"/>
    <w:rsid w:val="00D8724D"/>
    <w:rsid w:val="00D87CEE"/>
    <w:rsid w:val="00D9134F"/>
    <w:rsid w:val="00D91483"/>
    <w:rsid w:val="00D91AD0"/>
    <w:rsid w:val="00D92103"/>
    <w:rsid w:val="00D929D4"/>
    <w:rsid w:val="00D968C6"/>
    <w:rsid w:val="00DA0619"/>
    <w:rsid w:val="00DA555B"/>
    <w:rsid w:val="00DA7E75"/>
    <w:rsid w:val="00DA7F45"/>
    <w:rsid w:val="00DB0DFA"/>
    <w:rsid w:val="00DB0E5B"/>
    <w:rsid w:val="00DB3D31"/>
    <w:rsid w:val="00DB3DB7"/>
    <w:rsid w:val="00DB4A49"/>
    <w:rsid w:val="00DB636D"/>
    <w:rsid w:val="00DB7231"/>
    <w:rsid w:val="00DB7B4E"/>
    <w:rsid w:val="00DC01ED"/>
    <w:rsid w:val="00DC02E5"/>
    <w:rsid w:val="00DC11F0"/>
    <w:rsid w:val="00DC1F48"/>
    <w:rsid w:val="00DC3C3C"/>
    <w:rsid w:val="00DC3F78"/>
    <w:rsid w:val="00DC41BF"/>
    <w:rsid w:val="00DC45E9"/>
    <w:rsid w:val="00DC48AE"/>
    <w:rsid w:val="00DC60CF"/>
    <w:rsid w:val="00DC7883"/>
    <w:rsid w:val="00DD068E"/>
    <w:rsid w:val="00DD0764"/>
    <w:rsid w:val="00DD0A5B"/>
    <w:rsid w:val="00DD42C9"/>
    <w:rsid w:val="00DD4C01"/>
    <w:rsid w:val="00DD5E48"/>
    <w:rsid w:val="00DD632E"/>
    <w:rsid w:val="00DE24E2"/>
    <w:rsid w:val="00DE2BF8"/>
    <w:rsid w:val="00DE4604"/>
    <w:rsid w:val="00DE4A83"/>
    <w:rsid w:val="00DE5A74"/>
    <w:rsid w:val="00DE5BEC"/>
    <w:rsid w:val="00DE784C"/>
    <w:rsid w:val="00DF00BE"/>
    <w:rsid w:val="00DF283E"/>
    <w:rsid w:val="00DF291C"/>
    <w:rsid w:val="00DF2D5A"/>
    <w:rsid w:val="00DF4D26"/>
    <w:rsid w:val="00E04A6A"/>
    <w:rsid w:val="00E10D5D"/>
    <w:rsid w:val="00E11424"/>
    <w:rsid w:val="00E11665"/>
    <w:rsid w:val="00E1300C"/>
    <w:rsid w:val="00E1582B"/>
    <w:rsid w:val="00E16498"/>
    <w:rsid w:val="00E16C7B"/>
    <w:rsid w:val="00E16EDE"/>
    <w:rsid w:val="00E1738F"/>
    <w:rsid w:val="00E20D00"/>
    <w:rsid w:val="00E22BF5"/>
    <w:rsid w:val="00E2535E"/>
    <w:rsid w:val="00E26185"/>
    <w:rsid w:val="00E26DBC"/>
    <w:rsid w:val="00E26E8C"/>
    <w:rsid w:val="00E279D0"/>
    <w:rsid w:val="00E3000F"/>
    <w:rsid w:val="00E30E4F"/>
    <w:rsid w:val="00E33876"/>
    <w:rsid w:val="00E35134"/>
    <w:rsid w:val="00E355D4"/>
    <w:rsid w:val="00E41B1B"/>
    <w:rsid w:val="00E42632"/>
    <w:rsid w:val="00E4274B"/>
    <w:rsid w:val="00E42FD3"/>
    <w:rsid w:val="00E43201"/>
    <w:rsid w:val="00E445B8"/>
    <w:rsid w:val="00E501DA"/>
    <w:rsid w:val="00E5434B"/>
    <w:rsid w:val="00E57736"/>
    <w:rsid w:val="00E60D8D"/>
    <w:rsid w:val="00E60F62"/>
    <w:rsid w:val="00E61DDE"/>
    <w:rsid w:val="00E635E6"/>
    <w:rsid w:val="00E6573F"/>
    <w:rsid w:val="00E674C5"/>
    <w:rsid w:val="00E709C5"/>
    <w:rsid w:val="00E70EB3"/>
    <w:rsid w:val="00E7338C"/>
    <w:rsid w:val="00E73635"/>
    <w:rsid w:val="00E73EC3"/>
    <w:rsid w:val="00E75975"/>
    <w:rsid w:val="00E76BC0"/>
    <w:rsid w:val="00E7787B"/>
    <w:rsid w:val="00E77CCF"/>
    <w:rsid w:val="00E823DC"/>
    <w:rsid w:val="00E876F8"/>
    <w:rsid w:val="00E87F64"/>
    <w:rsid w:val="00E93045"/>
    <w:rsid w:val="00E94053"/>
    <w:rsid w:val="00E94501"/>
    <w:rsid w:val="00E94EB2"/>
    <w:rsid w:val="00E95B48"/>
    <w:rsid w:val="00E95C4C"/>
    <w:rsid w:val="00EA0370"/>
    <w:rsid w:val="00EA1A25"/>
    <w:rsid w:val="00EA1B52"/>
    <w:rsid w:val="00EA4AB7"/>
    <w:rsid w:val="00EA5202"/>
    <w:rsid w:val="00EA5F45"/>
    <w:rsid w:val="00EA6D05"/>
    <w:rsid w:val="00EA7141"/>
    <w:rsid w:val="00EB5860"/>
    <w:rsid w:val="00EB595A"/>
    <w:rsid w:val="00EB5C8C"/>
    <w:rsid w:val="00EB6CF8"/>
    <w:rsid w:val="00EB6D00"/>
    <w:rsid w:val="00EB7967"/>
    <w:rsid w:val="00EB7F44"/>
    <w:rsid w:val="00EC07D6"/>
    <w:rsid w:val="00EC15BF"/>
    <w:rsid w:val="00EC1C45"/>
    <w:rsid w:val="00EC453E"/>
    <w:rsid w:val="00EC5118"/>
    <w:rsid w:val="00EC5282"/>
    <w:rsid w:val="00ED05F3"/>
    <w:rsid w:val="00ED1F30"/>
    <w:rsid w:val="00ED228A"/>
    <w:rsid w:val="00ED231D"/>
    <w:rsid w:val="00ED32C8"/>
    <w:rsid w:val="00ED4AD7"/>
    <w:rsid w:val="00ED72F7"/>
    <w:rsid w:val="00EE43AC"/>
    <w:rsid w:val="00EF650F"/>
    <w:rsid w:val="00EF7C16"/>
    <w:rsid w:val="00F00523"/>
    <w:rsid w:val="00F02352"/>
    <w:rsid w:val="00F039B2"/>
    <w:rsid w:val="00F0451C"/>
    <w:rsid w:val="00F04BA3"/>
    <w:rsid w:val="00F04F17"/>
    <w:rsid w:val="00F06B15"/>
    <w:rsid w:val="00F103D6"/>
    <w:rsid w:val="00F104E4"/>
    <w:rsid w:val="00F10665"/>
    <w:rsid w:val="00F23322"/>
    <w:rsid w:val="00F23326"/>
    <w:rsid w:val="00F233B2"/>
    <w:rsid w:val="00F25F58"/>
    <w:rsid w:val="00F2659A"/>
    <w:rsid w:val="00F26FAE"/>
    <w:rsid w:val="00F27E1A"/>
    <w:rsid w:val="00F324C2"/>
    <w:rsid w:val="00F33D8B"/>
    <w:rsid w:val="00F33E14"/>
    <w:rsid w:val="00F34082"/>
    <w:rsid w:val="00F34336"/>
    <w:rsid w:val="00F344AD"/>
    <w:rsid w:val="00F34607"/>
    <w:rsid w:val="00F346DD"/>
    <w:rsid w:val="00F3497D"/>
    <w:rsid w:val="00F353C2"/>
    <w:rsid w:val="00F3567A"/>
    <w:rsid w:val="00F40741"/>
    <w:rsid w:val="00F427DC"/>
    <w:rsid w:val="00F446FC"/>
    <w:rsid w:val="00F44D54"/>
    <w:rsid w:val="00F4668B"/>
    <w:rsid w:val="00F4767C"/>
    <w:rsid w:val="00F509BF"/>
    <w:rsid w:val="00F5155E"/>
    <w:rsid w:val="00F568C4"/>
    <w:rsid w:val="00F60699"/>
    <w:rsid w:val="00F61529"/>
    <w:rsid w:val="00F62D4C"/>
    <w:rsid w:val="00F632CB"/>
    <w:rsid w:val="00F6419B"/>
    <w:rsid w:val="00F644B2"/>
    <w:rsid w:val="00F646E7"/>
    <w:rsid w:val="00F64D5A"/>
    <w:rsid w:val="00F65D20"/>
    <w:rsid w:val="00F67D6F"/>
    <w:rsid w:val="00F70FF3"/>
    <w:rsid w:val="00F72990"/>
    <w:rsid w:val="00F73224"/>
    <w:rsid w:val="00F7332E"/>
    <w:rsid w:val="00F73EB1"/>
    <w:rsid w:val="00F7453D"/>
    <w:rsid w:val="00F75D33"/>
    <w:rsid w:val="00F76C4B"/>
    <w:rsid w:val="00F801ED"/>
    <w:rsid w:val="00F808AB"/>
    <w:rsid w:val="00F80C73"/>
    <w:rsid w:val="00F84A96"/>
    <w:rsid w:val="00F873E1"/>
    <w:rsid w:val="00F87EC0"/>
    <w:rsid w:val="00F9267D"/>
    <w:rsid w:val="00F9379D"/>
    <w:rsid w:val="00F939F3"/>
    <w:rsid w:val="00F945A1"/>
    <w:rsid w:val="00F94B2A"/>
    <w:rsid w:val="00F96EEC"/>
    <w:rsid w:val="00F975A8"/>
    <w:rsid w:val="00F97720"/>
    <w:rsid w:val="00FA091F"/>
    <w:rsid w:val="00FA286D"/>
    <w:rsid w:val="00FA3ECD"/>
    <w:rsid w:val="00FA4A69"/>
    <w:rsid w:val="00FA4C8B"/>
    <w:rsid w:val="00FA4F3A"/>
    <w:rsid w:val="00FA66C0"/>
    <w:rsid w:val="00FB31AE"/>
    <w:rsid w:val="00FB325F"/>
    <w:rsid w:val="00FB532A"/>
    <w:rsid w:val="00FB5AEC"/>
    <w:rsid w:val="00FC0414"/>
    <w:rsid w:val="00FC0FF7"/>
    <w:rsid w:val="00FC2B1F"/>
    <w:rsid w:val="00FC2E68"/>
    <w:rsid w:val="00FC3312"/>
    <w:rsid w:val="00FC43BC"/>
    <w:rsid w:val="00FC4B6F"/>
    <w:rsid w:val="00FC6FBB"/>
    <w:rsid w:val="00FC7003"/>
    <w:rsid w:val="00FD063E"/>
    <w:rsid w:val="00FD0CF4"/>
    <w:rsid w:val="00FD0FA2"/>
    <w:rsid w:val="00FD2730"/>
    <w:rsid w:val="00FD351E"/>
    <w:rsid w:val="00FD57AD"/>
    <w:rsid w:val="00FD7352"/>
    <w:rsid w:val="00FD76C6"/>
    <w:rsid w:val="00FE31A5"/>
    <w:rsid w:val="00FE3B9C"/>
    <w:rsid w:val="00FE4740"/>
    <w:rsid w:val="00FE4E5C"/>
    <w:rsid w:val="00FE5280"/>
    <w:rsid w:val="00FE6F9F"/>
    <w:rsid w:val="00FE7567"/>
    <w:rsid w:val="00FF19AE"/>
    <w:rsid w:val="00FF2060"/>
    <w:rsid w:val="00FF28A5"/>
    <w:rsid w:val="00FF293B"/>
    <w:rsid w:val="00FF2A16"/>
    <w:rsid w:val="00FF4721"/>
    <w:rsid w:val="00FF5438"/>
    <w:rsid w:val="00FF5CDD"/>
    <w:rsid w:val="00FF6E9A"/>
    <w:rsid w:val="00FF6EB4"/>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06568"/>
  <w15:chartTrackingRefBased/>
  <w15:docId w15:val="{6400AB5F-DE58-4AE3-BBEB-A2344B03F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3DD"/>
    <w:rPr>
      <w:rFonts w:eastAsia="Times New Roman"/>
      <w:sz w:val="24"/>
      <w:szCs w:val="24"/>
      <w:lang w:val="en-US"/>
    </w:rPr>
  </w:style>
  <w:style w:type="paragraph" w:styleId="Heading1">
    <w:name w:val="heading 1"/>
    <w:aliases w:val="H1"/>
    <w:basedOn w:val="Normal"/>
    <w:next w:val="Body"/>
    <w:link w:val="Heading1Char"/>
    <w:uiPriority w:val="9"/>
    <w:qFormat/>
    <w:rsid w:val="006A17CD"/>
    <w:pPr>
      <w:keepNext/>
      <w:keepLines/>
      <w:pageBreakBefore/>
      <w:widowControl w:val="0"/>
      <w:numPr>
        <w:numId w:val="1"/>
      </w:numPr>
      <w:spacing w:before="240" w:after="60"/>
      <w:outlineLvl w:val="0"/>
    </w:pPr>
    <w:rPr>
      <w:rFonts w:ascii="Calibri" w:hAnsi="Calibri"/>
      <w:b/>
      <w:kern w:val="28"/>
      <w:sz w:val="44"/>
      <w:lang w:val="x-none"/>
    </w:rPr>
  </w:style>
  <w:style w:type="paragraph" w:styleId="Heading2">
    <w:name w:val="heading 2"/>
    <w:aliases w:val="H2"/>
    <w:basedOn w:val="Normal"/>
    <w:next w:val="Body"/>
    <w:link w:val="Heading2Char"/>
    <w:uiPriority w:val="9"/>
    <w:qFormat/>
    <w:rsid w:val="006A17CD"/>
    <w:pPr>
      <w:keepNext/>
      <w:widowControl w:val="0"/>
      <w:numPr>
        <w:ilvl w:val="1"/>
        <w:numId w:val="1"/>
      </w:numPr>
      <w:spacing w:before="240" w:after="60"/>
      <w:outlineLvl w:val="1"/>
    </w:pPr>
    <w:rPr>
      <w:rFonts w:ascii="Tahoma" w:hAnsi="Tahoma"/>
      <w:b/>
      <w:i/>
      <w:kern w:val="28"/>
      <w:sz w:val="32"/>
      <w:szCs w:val="20"/>
      <w:lang w:val="x-none"/>
    </w:rPr>
  </w:style>
  <w:style w:type="paragraph" w:styleId="Heading3">
    <w:name w:val="heading 3"/>
    <w:aliases w:val="H3"/>
    <w:basedOn w:val="Heading2"/>
    <w:next w:val="Body"/>
    <w:link w:val="Heading3Char"/>
    <w:uiPriority w:val="9"/>
    <w:qFormat/>
    <w:rsid w:val="006A17CD"/>
    <w:pPr>
      <w:numPr>
        <w:ilvl w:val="2"/>
      </w:numPr>
      <w:outlineLvl w:val="2"/>
    </w:pPr>
    <w:rPr>
      <w:sz w:val="24"/>
    </w:rPr>
  </w:style>
  <w:style w:type="paragraph" w:styleId="Heading4">
    <w:name w:val="heading 4"/>
    <w:aliases w:val="H4"/>
    <w:basedOn w:val="Normal"/>
    <w:next w:val="Normal"/>
    <w:link w:val="Heading4Char"/>
    <w:qFormat/>
    <w:rsid w:val="006A17CD"/>
    <w:pPr>
      <w:keepNext/>
      <w:widowControl w:val="0"/>
      <w:spacing w:before="240" w:after="120"/>
      <w:ind w:left="1418"/>
      <w:outlineLvl w:val="3"/>
    </w:pPr>
    <w:rPr>
      <w:rFonts w:ascii="Tahoma" w:hAnsi="Tahoma"/>
      <w:b/>
      <w:kern w:val="28"/>
    </w:rPr>
  </w:style>
  <w:style w:type="paragraph" w:styleId="Heading5">
    <w:name w:val="heading 5"/>
    <w:basedOn w:val="Normal"/>
    <w:next w:val="Normal"/>
    <w:link w:val="Heading5Char"/>
    <w:uiPriority w:val="9"/>
    <w:qFormat/>
    <w:rsid w:val="006A17CD"/>
    <w:pPr>
      <w:widowControl w:val="0"/>
      <w:spacing w:before="240" w:after="60"/>
      <w:outlineLvl w:val="4"/>
    </w:pPr>
    <w:rPr>
      <w:rFonts w:ascii="Tahoma" w:hAnsi="Tahoma"/>
      <w:kern w:val="28"/>
      <w:sz w:val="22"/>
    </w:rPr>
  </w:style>
  <w:style w:type="paragraph" w:styleId="Heading6">
    <w:name w:val="heading 6"/>
    <w:basedOn w:val="Normal"/>
    <w:next w:val="Normal"/>
    <w:link w:val="Heading6Char"/>
    <w:uiPriority w:val="9"/>
    <w:qFormat/>
    <w:rsid w:val="006A17CD"/>
    <w:pPr>
      <w:widowControl w:val="0"/>
      <w:spacing w:before="240" w:after="60"/>
      <w:outlineLvl w:val="5"/>
    </w:pPr>
    <w:rPr>
      <w:i/>
      <w:kern w:val="28"/>
      <w:sz w:val="22"/>
    </w:rPr>
  </w:style>
  <w:style w:type="paragraph" w:styleId="Heading7">
    <w:name w:val="heading 7"/>
    <w:basedOn w:val="Normal"/>
    <w:next w:val="Normal"/>
    <w:link w:val="Heading7Char"/>
    <w:uiPriority w:val="9"/>
    <w:qFormat/>
    <w:rsid w:val="006A17CD"/>
    <w:pPr>
      <w:widowControl w:val="0"/>
      <w:spacing w:before="240" w:after="60"/>
      <w:outlineLvl w:val="6"/>
    </w:pPr>
    <w:rPr>
      <w:rFonts w:ascii="Tahoma" w:hAnsi="Tahoma"/>
      <w:kern w:val="28"/>
    </w:rPr>
  </w:style>
  <w:style w:type="paragraph" w:styleId="Heading8">
    <w:name w:val="heading 8"/>
    <w:basedOn w:val="Normal"/>
    <w:next w:val="Normal"/>
    <w:link w:val="Heading8Char"/>
    <w:uiPriority w:val="9"/>
    <w:qFormat/>
    <w:rsid w:val="006A17CD"/>
    <w:pPr>
      <w:widowControl w:val="0"/>
      <w:spacing w:before="240" w:after="60"/>
      <w:outlineLvl w:val="7"/>
    </w:pPr>
    <w:rPr>
      <w:rFonts w:ascii="Tahoma" w:hAnsi="Tahoma"/>
      <w:i/>
      <w:kern w:val="28"/>
    </w:rPr>
  </w:style>
  <w:style w:type="paragraph" w:styleId="Heading9">
    <w:name w:val="heading 9"/>
    <w:basedOn w:val="Normal"/>
    <w:next w:val="Normal"/>
    <w:link w:val="Heading9Char"/>
    <w:uiPriority w:val="9"/>
    <w:qFormat/>
    <w:rsid w:val="006A17CD"/>
    <w:pPr>
      <w:widowControl w:val="0"/>
      <w:spacing w:before="240" w:after="60"/>
      <w:outlineLvl w:val="8"/>
    </w:pPr>
    <w:rPr>
      <w:rFonts w:ascii="Tahoma" w:hAnsi="Tahoma"/>
      <w:b/>
      <w:i/>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6A17CD"/>
    <w:rPr>
      <w:rFonts w:ascii="Tahoma" w:eastAsia="Times New Roman" w:hAnsi="Tahoma"/>
      <w:b/>
      <w:i/>
      <w:kern w:val="28"/>
      <w:sz w:val="24"/>
      <w:lang w:val="x-none"/>
    </w:rPr>
  </w:style>
  <w:style w:type="paragraph" w:customStyle="1" w:styleId="Body">
    <w:name w:val="Body"/>
    <w:basedOn w:val="Normal"/>
    <w:link w:val="BodyChar"/>
    <w:qFormat/>
    <w:rsid w:val="006A17CD"/>
    <w:pPr>
      <w:widowControl w:val="0"/>
      <w:spacing w:before="120" w:after="120"/>
      <w:ind w:left="1531"/>
    </w:pPr>
    <w:rPr>
      <w:rFonts w:ascii="Calibri" w:hAnsi="Calibri"/>
      <w:kern w:val="28"/>
      <w:szCs w:val="20"/>
      <w:lang w:val="x-none"/>
    </w:rPr>
  </w:style>
  <w:style w:type="character" w:customStyle="1" w:styleId="BodyChar">
    <w:name w:val="Body Char"/>
    <w:link w:val="Body"/>
    <w:rsid w:val="006A17CD"/>
    <w:rPr>
      <w:rFonts w:ascii="Calibri" w:eastAsia="Times New Roman" w:hAnsi="Calibri"/>
      <w:kern w:val="28"/>
      <w:sz w:val="24"/>
      <w:lang w:val="x-none"/>
    </w:rPr>
  </w:style>
  <w:style w:type="paragraph" w:customStyle="1" w:styleId="Code">
    <w:name w:val="Code"/>
    <w:basedOn w:val="Normal"/>
    <w:link w:val="CodeChar"/>
    <w:qFormat/>
    <w:rsid w:val="00DA7F45"/>
    <w:pPr>
      <w:shd w:val="clear" w:color="auto" w:fill="E7E6E6" w:themeFill="background2"/>
      <w:spacing w:after="20"/>
      <w:ind w:left="720"/>
    </w:pPr>
    <w:rPr>
      <w:rFonts w:ascii="Courier New" w:eastAsiaTheme="minorHAnsi" w:hAnsi="Courier New" w:cs="Courier New"/>
      <w:color w:val="1F3864" w:themeColor="accent5" w:themeShade="80"/>
      <w:sz w:val="20"/>
      <w:szCs w:val="20"/>
      <w:lang w:val="en-AU" w:bidi="he-IL"/>
    </w:rPr>
  </w:style>
  <w:style w:type="character" w:customStyle="1" w:styleId="CodeChar">
    <w:name w:val="Code Char"/>
    <w:link w:val="Code"/>
    <w:rsid w:val="00DA7F45"/>
    <w:rPr>
      <w:rFonts w:ascii="Courier New" w:hAnsi="Courier New" w:cs="Courier New"/>
      <w:color w:val="1F3864" w:themeColor="accent5" w:themeShade="80"/>
      <w:shd w:val="clear" w:color="auto" w:fill="E7E6E6" w:themeFill="background2"/>
      <w:lang w:bidi="he-IL"/>
    </w:rPr>
  </w:style>
  <w:style w:type="paragraph" w:styleId="IntenseQuote">
    <w:name w:val="Intense Quote"/>
    <w:basedOn w:val="Normal"/>
    <w:next w:val="Normal"/>
    <w:link w:val="IntenseQuoteChar"/>
    <w:uiPriority w:val="30"/>
    <w:qFormat/>
    <w:rsid w:val="006A17C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A17CD"/>
    <w:rPr>
      <w:rFonts w:eastAsia="Times New Roman"/>
      <w:i/>
      <w:iCs/>
      <w:color w:val="5B9BD5" w:themeColor="accent1"/>
      <w:sz w:val="24"/>
      <w:szCs w:val="24"/>
      <w:lang w:val="en-US"/>
    </w:rPr>
  </w:style>
  <w:style w:type="character" w:customStyle="1" w:styleId="Heading1Char">
    <w:name w:val="Heading 1 Char"/>
    <w:link w:val="Heading1"/>
    <w:uiPriority w:val="9"/>
    <w:rsid w:val="006A17CD"/>
    <w:rPr>
      <w:rFonts w:ascii="Calibri" w:eastAsia="Times New Roman" w:hAnsi="Calibri"/>
      <w:b/>
      <w:kern w:val="28"/>
      <w:sz w:val="44"/>
      <w:szCs w:val="24"/>
      <w:lang w:val="x-none"/>
    </w:rPr>
  </w:style>
  <w:style w:type="character" w:customStyle="1" w:styleId="Heading2Char">
    <w:name w:val="Heading 2 Char"/>
    <w:aliases w:val="H2 Char"/>
    <w:link w:val="Heading2"/>
    <w:uiPriority w:val="9"/>
    <w:rsid w:val="006A17CD"/>
    <w:rPr>
      <w:rFonts w:ascii="Tahoma" w:eastAsia="Times New Roman" w:hAnsi="Tahoma"/>
      <w:b/>
      <w:i/>
      <w:kern w:val="28"/>
      <w:sz w:val="32"/>
      <w:lang w:val="x-none"/>
    </w:rPr>
  </w:style>
  <w:style w:type="paragraph" w:styleId="NormalWeb">
    <w:name w:val="Normal (Web)"/>
    <w:basedOn w:val="Normal"/>
    <w:uiPriority w:val="99"/>
    <w:unhideWhenUsed/>
    <w:rsid w:val="004919E1"/>
    <w:pPr>
      <w:spacing w:before="100" w:beforeAutospacing="1" w:after="100" w:afterAutospacing="1"/>
    </w:pPr>
    <w:rPr>
      <w:lang w:eastAsia="en-AU"/>
    </w:rPr>
  </w:style>
  <w:style w:type="paragraph" w:styleId="HTMLPreformatted">
    <w:name w:val="HTML Preformatted"/>
    <w:basedOn w:val="Normal"/>
    <w:link w:val="HTMLPreformattedChar"/>
    <w:uiPriority w:val="99"/>
    <w:unhideWhenUsed/>
    <w:rsid w:val="00491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AU"/>
    </w:rPr>
  </w:style>
  <w:style w:type="character" w:customStyle="1" w:styleId="HTMLPreformattedChar">
    <w:name w:val="HTML Preformatted Char"/>
    <w:basedOn w:val="DefaultParagraphFont"/>
    <w:link w:val="HTMLPreformatted"/>
    <w:uiPriority w:val="99"/>
    <w:rsid w:val="004919E1"/>
    <w:rPr>
      <w:rFonts w:ascii="Courier New" w:eastAsia="Times New Roman" w:hAnsi="Courier New" w:cs="Courier New"/>
      <w:lang w:eastAsia="en-AU"/>
    </w:rPr>
  </w:style>
  <w:style w:type="character" w:customStyle="1" w:styleId="do-this">
    <w:name w:val="do-this"/>
    <w:basedOn w:val="DefaultParagraphFont"/>
    <w:rsid w:val="00701225"/>
  </w:style>
  <w:style w:type="character" w:customStyle="1" w:styleId="kwd">
    <w:name w:val="kwd"/>
    <w:basedOn w:val="DefaultParagraphFont"/>
    <w:rsid w:val="00701225"/>
  </w:style>
  <w:style w:type="character" w:customStyle="1" w:styleId="pln">
    <w:name w:val="pln"/>
    <w:basedOn w:val="DefaultParagraphFont"/>
    <w:rsid w:val="00701225"/>
  </w:style>
  <w:style w:type="character" w:customStyle="1" w:styleId="typ">
    <w:name w:val="typ"/>
    <w:basedOn w:val="DefaultParagraphFont"/>
    <w:rsid w:val="00701225"/>
  </w:style>
  <w:style w:type="character" w:customStyle="1" w:styleId="pun">
    <w:name w:val="pun"/>
    <w:basedOn w:val="DefaultParagraphFont"/>
    <w:rsid w:val="00701225"/>
  </w:style>
  <w:style w:type="character" w:customStyle="1" w:styleId="com">
    <w:name w:val="com"/>
    <w:basedOn w:val="DefaultParagraphFont"/>
    <w:rsid w:val="00701225"/>
  </w:style>
  <w:style w:type="character" w:customStyle="1" w:styleId="donot-this">
    <w:name w:val="donot-this"/>
    <w:basedOn w:val="DefaultParagraphFont"/>
    <w:rsid w:val="00701225"/>
  </w:style>
  <w:style w:type="character" w:customStyle="1" w:styleId="str">
    <w:name w:val="str"/>
    <w:basedOn w:val="DefaultParagraphFont"/>
    <w:rsid w:val="00701225"/>
  </w:style>
  <w:style w:type="character" w:customStyle="1" w:styleId="avoid-this">
    <w:name w:val="avoid-this"/>
    <w:basedOn w:val="DefaultParagraphFont"/>
    <w:rsid w:val="00701225"/>
  </w:style>
  <w:style w:type="character" w:customStyle="1" w:styleId="lit">
    <w:name w:val="lit"/>
    <w:basedOn w:val="DefaultParagraphFont"/>
    <w:rsid w:val="00701225"/>
  </w:style>
  <w:style w:type="character" w:styleId="Emphasis">
    <w:name w:val="Emphasis"/>
    <w:basedOn w:val="DefaultParagraphFont"/>
    <w:uiPriority w:val="20"/>
    <w:qFormat/>
    <w:rsid w:val="006A17CD"/>
    <w:rPr>
      <w:i/>
      <w:iCs/>
    </w:rPr>
  </w:style>
  <w:style w:type="character" w:styleId="SubtleEmphasis">
    <w:name w:val="Subtle Emphasis"/>
    <w:basedOn w:val="DefaultParagraphFont"/>
    <w:uiPriority w:val="19"/>
    <w:qFormat/>
    <w:rsid w:val="00CF3C0D"/>
    <w:rPr>
      <w:i/>
      <w:iCs/>
      <w:color w:val="404040" w:themeColor="text1" w:themeTint="BF"/>
    </w:rPr>
  </w:style>
  <w:style w:type="character" w:styleId="BookTitle">
    <w:name w:val="Book Title"/>
    <w:basedOn w:val="DefaultParagraphFont"/>
    <w:uiPriority w:val="33"/>
    <w:qFormat/>
    <w:rsid w:val="00CF3C0D"/>
    <w:rPr>
      <w:b/>
      <w:bCs/>
      <w:i/>
      <w:iCs/>
      <w:spacing w:val="5"/>
    </w:rPr>
  </w:style>
  <w:style w:type="paragraph" w:customStyle="1" w:styleId="header4">
    <w:name w:val="header 4"/>
    <w:basedOn w:val="Body"/>
    <w:link w:val="header4Char"/>
    <w:rsid w:val="00545453"/>
  </w:style>
  <w:style w:type="character" w:customStyle="1" w:styleId="header4Char">
    <w:name w:val="header 4 Char"/>
    <w:basedOn w:val="BodyChar"/>
    <w:link w:val="header4"/>
    <w:rsid w:val="00545453"/>
    <w:rPr>
      <w:rFonts w:ascii="Calibri" w:eastAsia="Times New Roman" w:hAnsi="Calibri"/>
      <w:kern w:val="28"/>
      <w:sz w:val="24"/>
      <w:lang w:val="x-none"/>
    </w:rPr>
  </w:style>
  <w:style w:type="character" w:styleId="Hyperlink">
    <w:name w:val="Hyperlink"/>
    <w:uiPriority w:val="99"/>
    <w:rsid w:val="006A17CD"/>
    <w:rPr>
      <w:color w:val="0000FF"/>
      <w:u w:val="single"/>
    </w:rPr>
  </w:style>
  <w:style w:type="character" w:customStyle="1" w:styleId="label">
    <w:name w:val="label"/>
    <w:basedOn w:val="DefaultParagraphFont"/>
    <w:rsid w:val="006A02E3"/>
  </w:style>
  <w:style w:type="character" w:customStyle="1" w:styleId="code0">
    <w:name w:val="code"/>
    <w:basedOn w:val="DefaultParagraphFont"/>
    <w:rsid w:val="006A02E3"/>
  </w:style>
  <w:style w:type="character" w:customStyle="1" w:styleId="Heading4Char">
    <w:name w:val="Heading 4 Char"/>
    <w:basedOn w:val="DefaultParagraphFont"/>
    <w:link w:val="Heading4"/>
    <w:uiPriority w:val="9"/>
    <w:rsid w:val="006A17CD"/>
    <w:rPr>
      <w:rFonts w:ascii="Tahoma" w:eastAsia="Times New Roman" w:hAnsi="Tahoma"/>
      <w:b/>
      <w:kern w:val="28"/>
      <w:sz w:val="24"/>
      <w:szCs w:val="24"/>
      <w:lang w:val="en-US"/>
    </w:rPr>
  </w:style>
  <w:style w:type="character" w:customStyle="1" w:styleId="Heading5Char">
    <w:name w:val="Heading 5 Char"/>
    <w:basedOn w:val="DefaultParagraphFont"/>
    <w:link w:val="Heading5"/>
    <w:uiPriority w:val="9"/>
    <w:rsid w:val="006A17CD"/>
    <w:rPr>
      <w:rFonts w:ascii="Tahoma" w:eastAsia="Times New Roman" w:hAnsi="Tahoma"/>
      <w:kern w:val="28"/>
      <w:sz w:val="22"/>
      <w:szCs w:val="24"/>
      <w:lang w:val="en-US"/>
    </w:rPr>
  </w:style>
  <w:style w:type="character" w:customStyle="1" w:styleId="Heading6Char">
    <w:name w:val="Heading 6 Char"/>
    <w:basedOn w:val="DefaultParagraphFont"/>
    <w:link w:val="Heading6"/>
    <w:uiPriority w:val="9"/>
    <w:rsid w:val="006A17CD"/>
    <w:rPr>
      <w:rFonts w:eastAsia="Times New Roman"/>
      <w:i/>
      <w:kern w:val="28"/>
      <w:sz w:val="22"/>
      <w:szCs w:val="24"/>
      <w:lang w:val="en-US"/>
    </w:rPr>
  </w:style>
  <w:style w:type="character" w:customStyle="1" w:styleId="Heading7Char">
    <w:name w:val="Heading 7 Char"/>
    <w:basedOn w:val="DefaultParagraphFont"/>
    <w:link w:val="Heading7"/>
    <w:uiPriority w:val="9"/>
    <w:rsid w:val="006A17CD"/>
    <w:rPr>
      <w:rFonts w:ascii="Tahoma" w:eastAsia="Times New Roman" w:hAnsi="Tahoma"/>
      <w:kern w:val="28"/>
      <w:sz w:val="24"/>
      <w:szCs w:val="24"/>
      <w:lang w:val="en-US"/>
    </w:rPr>
  </w:style>
  <w:style w:type="character" w:customStyle="1" w:styleId="Heading8Char">
    <w:name w:val="Heading 8 Char"/>
    <w:basedOn w:val="DefaultParagraphFont"/>
    <w:link w:val="Heading8"/>
    <w:uiPriority w:val="9"/>
    <w:rsid w:val="006A17CD"/>
    <w:rPr>
      <w:rFonts w:ascii="Tahoma" w:eastAsia="Times New Roman" w:hAnsi="Tahoma"/>
      <w:i/>
      <w:kern w:val="28"/>
      <w:sz w:val="24"/>
      <w:szCs w:val="24"/>
      <w:lang w:val="en-US"/>
    </w:rPr>
  </w:style>
  <w:style w:type="character" w:customStyle="1" w:styleId="Heading9Char">
    <w:name w:val="Heading 9 Char"/>
    <w:basedOn w:val="DefaultParagraphFont"/>
    <w:link w:val="Heading9"/>
    <w:uiPriority w:val="9"/>
    <w:rsid w:val="006A17CD"/>
    <w:rPr>
      <w:rFonts w:ascii="Tahoma" w:eastAsia="Times New Roman" w:hAnsi="Tahoma"/>
      <w:b/>
      <w:i/>
      <w:kern w:val="28"/>
      <w:sz w:val="18"/>
      <w:szCs w:val="24"/>
      <w:lang w:val="en-US"/>
    </w:rPr>
  </w:style>
  <w:style w:type="paragraph" w:styleId="NoSpacing">
    <w:name w:val="No Spacing"/>
    <w:link w:val="NoSpacingChar"/>
    <w:uiPriority w:val="1"/>
    <w:qFormat/>
    <w:rsid w:val="006A17CD"/>
    <w:rPr>
      <w:rFonts w:ascii="Calibri" w:eastAsia="Times New Roman" w:hAnsi="Calibri"/>
      <w:sz w:val="22"/>
      <w:szCs w:val="22"/>
      <w:lang w:val="en-US"/>
    </w:rPr>
  </w:style>
  <w:style w:type="character" w:customStyle="1" w:styleId="NoSpacingChar">
    <w:name w:val="No Spacing Char"/>
    <w:link w:val="NoSpacing"/>
    <w:uiPriority w:val="1"/>
    <w:rsid w:val="006A17CD"/>
    <w:rPr>
      <w:rFonts w:ascii="Calibri" w:eastAsia="Times New Roman" w:hAnsi="Calibri"/>
      <w:sz w:val="22"/>
      <w:szCs w:val="22"/>
      <w:lang w:val="en-US"/>
    </w:rPr>
  </w:style>
  <w:style w:type="paragraph" w:styleId="TOCHeading">
    <w:name w:val="TOC Heading"/>
    <w:basedOn w:val="Heading1"/>
    <w:next w:val="Normal"/>
    <w:uiPriority w:val="39"/>
    <w:unhideWhenUsed/>
    <w:qFormat/>
    <w:rsid w:val="006A17CD"/>
    <w:pPr>
      <w:pageBreakBefore w:val="0"/>
      <w:widowControl/>
      <w:numPr>
        <w:numId w:val="0"/>
      </w:numPr>
      <w:spacing w:after="0" w:line="259" w:lineRule="auto"/>
      <w:outlineLvl w:val="9"/>
    </w:pPr>
    <w:rPr>
      <w:rFonts w:asciiTheme="majorHAnsi" w:eastAsiaTheme="majorEastAsia" w:hAnsiTheme="majorHAnsi" w:cstheme="majorBidi"/>
      <w:b w:val="0"/>
      <w:color w:val="2E74B5" w:themeColor="accent1" w:themeShade="BF"/>
      <w:kern w:val="0"/>
      <w:sz w:val="32"/>
      <w:szCs w:val="32"/>
      <w:lang w:val="en-US"/>
    </w:rPr>
  </w:style>
  <w:style w:type="paragraph" w:styleId="TOC1">
    <w:name w:val="toc 1"/>
    <w:basedOn w:val="Normal"/>
    <w:next w:val="Normal"/>
    <w:autoRedefine/>
    <w:uiPriority w:val="39"/>
    <w:unhideWhenUsed/>
    <w:rsid w:val="006A17CD"/>
  </w:style>
  <w:style w:type="paragraph" w:customStyle="1" w:styleId="TableBody">
    <w:name w:val="Table Body"/>
    <w:basedOn w:val="Body"/>
    <w:link w:val="TableBodyChar"/>
    <w:qFormat/>
    <w:rsid w:val="00B033FE"/>
    <w:pPr>
      <w:ind w:left="0"/>
    </w:pPr>
    <w:rPr>
      <w:rFonts w:cs="Arial"/>
      <w:szCs w:val="24"/>
      <w:lang w:eastAsia="en-AU"/>
    </w:rPr>
  </w:style>
  <w:style w:type="paragraph" w:customStyle="1" w:styleId="Default">
    <w:name w:val="Default"/>
    <w:rsid w:val="006A17CD"/>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link w:val="TableBody"/>
    <w:rsid w:val="00B033FE"/>
    <w:rPr>
      <w:rFonts w:ascii="Calibri" w:eastAsia="Times New Roman" w:hAnsi="Calibri" w:cs="Arial"/>
      <w:kern w:val="28"/>
      <w:sz w:val="24"/>
      <w:szCs w:val="24"/>
      <w:lang w:val="x-none" w:eastAsia="en-AU"/>
    </w:rPr>
  </w:style>
  <w:style w:type="paragraph" w:styleId="TOC2">
    <w:name w:val="toc 2"/>
    <w:basedOn w:val="Normal"/>
    <w:next w:val="Normal"/>
    <w:autoRedefine/>
    <w:uiPriority w:val="39"/>
    <w:unhideWhenUsed/>
    <w:rsid w:val="006A17CD"/>
    <w:pPr>
      <w:ind w:left="240"/>
    </w:pPr>
  </w:style>
  <w:style w:type="paragraph" w:styleId="Header">
    <w:name w:val="header"/>
    <w:basedOn w:val="Normal"/>
    <w:link w:val="HeaderChar"/>
    <w:rsid w:val="006A17CD"/>
    <w:pPr>
      <w:tabs>
        <w:tab w:val="center" w:pos="4320"/>
        <w:tab w:val="right" w:pos="8640"/>
      </w:tabs>
    </w:pPr>
  </w:style>
  <w:style w:type="character" w:customStyle="1" w:styleId="HeaderChar">
    <w:name w:val="Header Char"/>
    <w:link w:val="Header"/>
    <w:rsid w:val="006A17CD"/>
    <w:rPr>
      <w:rFonts w:eastAsia="Times New Roman"/>
      <w:sz w:val="24"/>
      <w:szCs w:val="24"/>
      <w:lang w:val="en-US"/>
    </w:rPr>
  </w:style>
  <w:style w:type="paragraph" w:styleId="Footer">
    <w:name w:val="footer"/>
    <w:basedOn w:val="Normal"/>
    <w:link w:val="FooterChar"/>
    <w:rsid w:val="006A17CD"/>
    <w:pPr>
      <w:tabs>
        <w:tab w:val="center" w:pos="4320"/>
        <w:tab w:val="right" w:pos="8640"/>
      </w:tabs>
    </w:pPr>
  </w:style>
  <w:style w:type="character" w:customStyle="1" w:styleId="FooterChar">
    <w:name w:val="Footer Char"/>
    <w:basedOn w:val="DefaultParagraphFont"/>
    <w:link w:val="Footer"/>
    <w:rsid w:val="006A17CD"/>
    <w:rPr>
      <w:rFonts w:eastAsia="Times New Roman"/>
      <w:sz w:val="24"/>
      <w:szCs w:val="24"/>
      <w:lang w:val="en-US"/>
    </w:rPr>
  </w:style>
  <w:style w:type="table" w:styleId="TableGrid">
    <w:name w:val="Table Grid"/>
    <w:basedOn w:val="TableNormal"/>
    <w:rsid w:val="006A17CD"/>
    <w:rPr>
      <w:rFonts w:eastAsia="Times New Roman"/>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6A17CD"/>
  </w:style>
  <w:style w:type="character" w:styleId="CommentReference">
    <w:name w:val="annotation reference"/>
    <w:semiHidden/>
    <w:rsid w:val="006A17CD"/>
    <w:rPr>
      <w:sz w:val="16"/>
      <w:szCs w:val="16"/>
    </w:rPr>
  </w:style>
  <w:style w:type="paragraph" w:styleId="CommentText">
    <w:name w:val="annotation text"/>
    <w:basedOn w:val="Normal"/>
    <w:link w:val="CommentTextChar"/>
    <w:semiHidden/>
    <w:rsid w:val="006A17CD"/>
    <w:rPr>
      <w:sz w:val="20"/>
      <w:szCs w:val="20"/>
    </w:rPr>
  </w:style>
  <w:style w:type="character" w:customStyle="1" w:styleId="CommentTextChar">
    <w:name w:val="Comment Text Char"/>
    <w:basedOn w:val="DefaultParagraphFont"/>
    <w:link w:val="CommentText"/>
    <w:semiHidden/>
    <w:rsid w:val="006A17CD"/>
    <w:rPr>
      <w:rFonts w:eastAsia="Times New Roman"/>
      <w:lang w:val="en-US"/>
    </w:rPr>
  </w:style>
  <w:style w:type="paragraph" w:styleId="CommentSubject">
    <w:name w:val="annotation subject"/>
    <w:basedOn w:val="CommentText"/>
    <w:next w:val="CommentText"/>
    <w:link w:val="CommentSubjectChar"/>
    <w:semiHidden/>
    <w:rsid w:val="006A17CD"/>
    <w:rPr>
      <w:b/>
      <w:bCs/>
    </w:rPr>
  </w:style>
  <w:style w:type="character" w:customStyle="1" w:styleId="CommentSubjectChar">
    <w:name w:val="Comment Subject Char"/>
    <w:basedOn w:val="CommentTextChar"/>
    <w:link w:val="CommentSubject"/>
    <w:semiHidden/>
    <w:rsid w:val="006A17CD"/>
    <w:rPr>
      <w:rFonts w:eastAsia="Times New Roman"/>
      <w:b/>
      <w:bCs/>
      <w:lang w:val="en-US"/>
    </w:rPr>
  </w:style>
  <w:style w:type="paragraph" w:styleId="BalloonText">
    <w:name w:val="Balloon Text"/>
    <w:basedOn w:val="Normal"/>
    <w:link w:val="BalloonTextChar"/>
    <w:semiHidden/>
    <w:rsid w:val="006A17CD"/>
    <w:rPr>
      <w:rFonts w:ascii="Tahoma" w:hAnsi="Tahoma" w:cs="Tahoma"/>
      <w:sz w:val="16"/>
      <w:szCs w:val="16"/>
    </w:rPr>
  </w:style>
  <w:style w:type="character" w:customStyle="1" w:styleId="BalloonTextChar">
    <w:name w:val="Balloon Text Char"/>
    <w:basedOn w:val="DefaultParagraphFont"/>
    <w:link w:val="BalloonText"/>
    <w:semiHidden/>
    <w:rsid w:val="006A17CD"/>
    <w:rPr>
      <w:rFonts w:ascii="Tahoma" w:eastAsia="Times New Roman" w:hAnsi="Tahoma" w:cs="Tahoma"/>
      <w:sz w:val="16"/>
      <w:szCs w:val="16"/>
      <w:lang w:val="en-US"/>
    </w:rPr>
  </w:style>
  <w:style w:type="paragraph" w:styleId="ListParagraph">
    <w:name w:val="List Paragraph"/>
    <w:basedOn w:val="Normal"/>
    <w:uiPriority w:val="34"/>
    <w:qFormat/>
    <w:rsid w:val="006A17CD"/>
    <w:pPr>
      <w:spacing w:after="200" w:line="276" w:lineRule="auto"/>
      <w:ind w:left="720"/>
      <w:contextualSpacing/>
    </w:pPr>
    <w:rPr>
      <w:rFonts w:ascii="Calibri" w:eastAsia="SimSun" w:hAnsi="Calibri"/>
      <w:sz w:val="22"/>
      <w:szCs w:val="22"/>
      <w:lang w:eastAsia="zh-CN"/>
    </w:rPr>
  </w:style>
  <w:style w:type="character" w:styleId="FollowedHyperlink">
    <w:name w:val="FollowedHyperlink"/>
    <w:uiPriority w:val="99"/>
    <w:semiHidden/>
    <w:unhideWhenUsed/>
    <w:rsid w:val="006A17CD"/>
    <w:rPr>
      <w:color w:val="954F72"/>
      <w:u w:val="single"/>
    </w:rPr>
  </w:style>
  <w:style w:type="paragraph" w:styleId="TOC3">
    <w:name w:val="toc 3"/>
    <w:basedOn w:val="Normal"/>
    <w:next w:val="Normal"/>
    <w:autoRedefine/>
    <w:uiPriority w:val="39"/>
    <w:unhideWhenUsed/>
    <w:rsid w:val="006A17CD"/>
    <w:pPr>
      <w:spacing w:after="100"/>
      <w:ind w:left="480"/>
    </w:pPr>
  </w:style>
  <w:style w:type="character" w:styleId="IntenseEmphasis">
    <w:name w:val="Intense Emphasis"/>
    <w:basedOn w:val="DefaultParagraphFont"/>
    <w:uiPriority w:val="21"/>
    <w:qFormat/>
    <w:rsid w:val="006A17CD"/>
    <w:rPr>
      <w:i/>
      <w:iCs/>
      <w:color w:val="5B9BD5" w:themeColor="accent1"/>
    </w:rPr>
  </w:style>
  <w:style w:type="paragraph" w:customStyle="1" w:styleId="MyDocumentsStyle">
    <w:name w:val="My_Documents_Style"/>
    <w:basedOn w:val="Body"/>
    <w:link w:val="MyDocumentsStyleChar"/>
    <w:rsid w:val="006A17CD"/>
  </w:style>
  <w:style w:type="character" w:customStyle="1" w:styleId="MyDocumentsStyleChar">
    <w:name w:val="My_Documents_Style Char"/>
    <w:basedOn w:val="BodyChar"/>
    <w:link w:val="MyDocumentsStyle"/>
    <w:rsid w:val="006A17CD"/>
    <w:rPr>
      <w:rFonts w:ascii="Calibri" w:eastAsia="Times New Roman" w:hAnsi="Calibri"/>
      <w:kern w:val="28"/>
      <w:sz w:val="24"/>
      <w:lang w:val="x-none"/>
    </w:rPr>
  </w:style>
  <w:style w:type="table" w:customStyle="1" w:styleId="Table">
    <w:name w:val="Table"/>
    <w:basedOn w:val="TableNormal"/>
    <w:rsid w:val="00E87F64"/>
    <w:rPr>
      <w:rFonts w:asciiTheme="minorHAnsi" w:eastAsiaTheme="minorEastAsia" w:hAnsiTheme="minorHAnsi"/>
      <w:sz w:val="16"/>
      <w:lang w:val="en-US"/>
    </w:rPr>
    <w:tblPr>
      <w:tblStyleRowBandSize w:val="1"/>
      <w:tblStyleColBandSize w:val="1"/>
      <w:tblInd w:w="0" w:type="nil"/>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top w:w="43" w:type="dxa"/>
        <w:left w:w="115" w:type="dxa"/>
        <w:bottom w:w="43" w:type="dxa"/>
        <w:right w:w="115" w:type="dxa"/>
      </w:tblCellMar>
    </w:tblPr>
    <w:tblStylePr w:type="firstRow">
      <w:rPr>
        <w:rFonts w:asciiTheme="minorHAnsi" w:hAnsiTheme="minorHAnsi" w:hint="default"/>
        <w:b/>
        <w:color w:val="FFFFFF" w:themeColor="background1"/>
        <w:sz w:val="16"/>
        <w:szCs w:val="16"/>
      </w:rPr>
      <w:tblPr/>
      <w:tcPr>
        <w:shd w:val="clear" w:color="auto" w:fill="0070C0"/>
      </w:tcPr>
    </w:tblStylePr>
  </w:style>
  <w:style w:type="paragraph" w:customStyle="1" w:styleId="AppendixA">
    <w:name w:val="Appendix A"/>
    <w:basedOn w:val="Heading1"/>
    <w:next w:val="Body"/>
    <w:link w:val="AppendixAChar"/>
    <w:qFormat/>
    <w:rsid w:val="006A17CD"/>
    <w:pPr>
      <w:numPr>
        <w:numId w:val="0"/>
      </w:numPr>
      <w:tabs>
        <w:tab w:val="num" w:pos="720"/>
      </w:tabs>
      <w:ind w:left="720" w:hanging="720"/>
    </w:pPr>
    <w:rPr>
      <w:rFonts w:eastAsia="Calibri"/>
    </w:rPr>
  </w:style>
  <w:style w:type="character" w:customStyle="1" w:styleId="AppendixAChar">
    <w:name w:val="Appendix A Char"/>
    <w:link w:val="AppendixA"/>
    <w:rsid w:val="006A17CD"/>
    <w:rPr>
      <w:rFonts w:ascii="Calibri" w:eastAsia="Calibri" w:hAnsi="Calibri"/>
      <w:b/>
      <w:kern w:val="28"/>
      <w:sz w:val="44"/>
      <w:szCs w:val="24"/>
      <w:lang w:val="x-none"/>
    </w:rPr>
  </w:style>
  <w:style w:type="paragraph" w:customStyle="1" w:styleId="AppendixA1">
    <w:name w:val="Appendix A.1"/>
    <w:basedOn w:val="Heading2"/>
    <w:next w:val="Body"/>
    <w:link w:val="AppendixA1Char"/>
    <w:qFormat/>
    <w:rsid w:val="006A17CD"/>
    <w:pPr>
      <w:numPr>
        <w:numId w:val="2"/>
      </w:numPr>
    </w:pPr>
    <w:rPr>
      <w:rFonts w:eastAsia="Calibri"/>
    </w:rPr>
  </w:style>
  <w:style w:type="character" w:customStyle="1" w:styleId="AppendixA1Char">
    <w:name w:val="Appendix A.1 Char"/>
    <w:link w:val="AppendixA1"/>
    <w:rsid w:val="006A17CD"/>
    <w:rPr>
      <w:rFonts w:ascii="Tahoma" w:eastAsia="Calibri" w:hAnsi="Tahoma"/>
      <w:b/>
      <w:i/>
      <w:kern w:val="28"/>
      <w:sz w:val="32"/>
      <w:lang w:val="x-none"/>
    </w:rPr>
  </w:style>
  <w:style w:type="character" w:styleId="HTMLCode">
    <w:name w:val="HTML Code"/>
    <w:basedOn w:val="DefaultParagraphFont"/>
    <w:uiPriority w:val="99"/>
    <w:semiHidden/>
    <w:unhideWhenUsed/>
    <w:rsid w:val="00137327"/>
    <w:rPr>
      <w:rFonts w:ascii="Courier New" w:eastAsia="Times New Roman" w:hAnsi="Courier New" w:cs="Courier New"/>
      <w:sz w:val="20"/>
      <w:szCs w:val="20"/>
    </w:rPr>
  </w:style>
  <w:style w:type="character" w:customStyle="1" w:styleId="apple-converted-space">
    <w:name w:val="apple-converted-space"/>
    <w:basedOn w:val="DefaultParagraphFont"/>
    <w:rsid w:val="00137327"/>
  </w:style>
  <w:style w:type="character" w:styleId="Strong">
    <w:name w:val="Strong"/>
    <w:basedOn w:val="DefaultParagraphFont"/>
    <w:uiPriority w:val="22"/>
    <w:qFormat/>
    <w:rsid w:val="00660856"/>
    <w:rPr>
      <w:b/>
      <w:bCs/>
    </w:rPr>
  </w:style>
  <w:style w:type="character" w:customStyle="1" w:styleId="code-keyword">
    <w:name w:val="code-keyword"/>
    <w:basedOn w:val="DefaultParagraphFont"/>
    <w:rsid w:val="00660856"/>
  </w:style>
  <w:style w:type="character" w:customStyle="1" w:styleId="code-sdkkeyword">
    <w:name w:val="code-sdkkeyword"/>
    <w:basedOn w:val="DefaultParagraphFont"/>
    <w:rsid w:val="003E76AE"/>
  </w:style>
  <w:style w:type="character" w:customStyle="1" w:styleId="hljs-function">
    <w:name w:val="hljs-function"/>
    <w:basedOn w:val="DefaultParagraphFont"/>
    <w:rsid w:val="002B5858"/>
  </w:style>
  <w:style w:type="character" w:customStyle="1" w:styleId="hljs-keyword">
    <w:name w:val="hljs-keyword"/>
    <w:basedOn w:val="DefaultParagraphFont"/>
    <w:rsid w:val="002B5858"/>
  </w:style>
  <w:style w:type="character" w:customStyle="1" w:styleId="hljs-title">
    <w:name w:val="hljs-title"/>
    <w:basedOn w:val="DefaultParagraphFont"/>
    <w:rsid w:val="002B5858"/>
  </w:style>
  <w:style w:type="character" w:customStyle="1" w:styleId="hljs-params">
    <w:name w:val="hljs-params"/>
    <w:basedOn w:val="DefaultParagraphFont"/>
    <w:rsid w:val="002B5858"/>
  </w:style>
  <w:style w:type="character" w:customStyle="1" w:styleId="hljs-number">
    <w:name w:val="hljs-number"/>
    <w:basedOn w:val="DefaultParagraphFont"/>
    <w:rsid w:val="00C5619E"/>
  </w:style>
  <w:style w:type="character" w:customStyle="1" w:styleId="hljs-comment">
    <w:name w:val="hljs-comment"/>
    <w:basedOn w:val="DefaultParagraphFont"/>
    <w:rsid w:val="00C5619E"/>
  </w:style>
  <w:style w:type="character" w:customStyle="1" w:styleId="language">
    <w:name w:val="language"/>
    <w:basedOn w:val="DefaultParagraphFont"/>
    <w:rsid w:val="00C973DD"/>
  </w:style>
  <w:style w:type="character" w:customStyle="1" w:styleId="hljs-literal">
    <w:name w:val="hljs-literal"/>
    <w:basedOn w:val="DefaultParagraphFont"/>
    <w:rsid w:val="00C973DD"/>
  </w:style>
  <w:style w:type="character" w:customStyle="1" w:styleId="hljs-string">
    <w:name w:val="hljs-string"/>
    <w:basedOn w:val="DefaultParagraphFont"/>
    <w:rsid w:val="00045C4B"/>
  </w:style>
  <w:style w:type="character" w:customStyle="1" w:styleId="hljs-subst">
    <w:name w:val="hljs-subst"/>
    <w:basedOn w:val="DefaultParagraphFont"/>
    <w:rsid w:val="000A7DF8"/>
  </w:style>
  <w:style w:type="character" w:styleId="UnresolvedMention">
    <w:name w:val="Unresolved Mention"/>
    <w:basedOn w:val="DefaultParagraphFont"/>
    <w:uiPriority w:val="99"/>
    <w:semiHidden/>
    <w:unhideWhenUsed/>
    <w:rsid w:val="00B2670B"/>
    <w:rPr>
      <w:color w:val="605E5C"/>
      <w:shd w:val="clear" w:color="auto" w:fill="E1DFDD"/>
    </w:rPr>
  </w:style>
  <w:style w:type="character" w:customStyle="1" w:styleId="marked">
    <w:name w:val="marked"/>
    <w:basedOn w:val="DefaultParagraphFont"/>
    <w:rsid w:val="0023666C"/>
  </w:style>
  <w:style w:type="character" w:customStyle="1" w:styleId="tag">
    <w:name w:val="tag"/>
    <w:basedOn w:val="DefaultParagraphFont"/>
    <w:rsid w:val="00232822"/>
  </w:style>
  <w:style w:type="character" w:customStyle="1" w:styleId="atn">
    <w:name w:val="atn"/>
    <w:basedOn w:val="DefaultParagraphFont"/>
    <w:rsid w:val="00232822"/>
  </w:style>
  <w:style w:type="character" w:customStyle="1" w:styleId="atv">
    <w:name w:val="atv"/>
    <w:basedOn w:val="DefaultParagraphFont"/>
    <w:rsid w:val="00232822"/>
  </w:style>
  <w:style w:type="character" w:customStyle="1" w:styleId="hljs-builtin">
    <w:name w:val="hljs-built_in"/>
    <w:basedOn w:val="DefaultParagraphFont"/>
    <w:rsid w:val="00AF6216"/>
  </w:style>
  <w:style w:type="character" w:customStyle="1" w:styleId="cs">
    <w:name w:val="cs"/>
    <w:basedOn w:val="DefaultParagraphFont"/>
    <w:rsid w:val="00AF6216"/>
  </w:style>
  <w:style w:type="character" w:customStyle="1" w:styleId="xml">
    <w:name w:val="xml"/>
    <w:basedOn w:val="DefaultParagraphFont"/>
    <w:rsid w:val="00AF6216"/>
  </w:style>
  <w:style w:type="character" w:customStyle="1" w:styleId="hljs-tag">
    <w:name w:val="hljs-tag"/>
    <w:basedOn w:val="DefaultParagraphFont"/>
    <w:rsid w:val="00AF6216"/>
  </w:style>
  <w:style w:type="character" w:customStyle="1" w:styleId="hljs-name">
    <w:name w:val="hljs-name"/>
    <w:basedOn w:val="DefaultParagraphFont"/>
    <w:rsid w:val="00AF6216"/>
  </w:style>
  <w:style w:type="character" w:customStyle="1" w:styleId="hljs-attr">
    <w:name w:val="hljs-attr"/>
    <w:basedOn w:val="DefaultParagraphFont"/>
    <w:rsid w:val="00AF6216"/>
  </w:style>
  <w:style w:type="character" w:customStyle="1" w:styleId="line-highlight">
    <w:name w:val="line-highlight"/>
    <w:basedOn w:val="DefaultParagraphFont"/>
    <w:rsid w:val="00EA5F45"/>
  </w:style>
  <w:style w:type="paragraph" w:customStyle="1" w:styleId="brush">
    <w:name w:val="brush:"/>
    <w:basedOn w:val="Normal"/>
    <w:rsid w:val="00267CCF"/>
    <w:pPr>
      <w:spacing w:before="100" w:beforeAutospacing="1" w:after="100" w:afterAutospacing="1"/>
    </w:pPr>
    <w:rPr>
      <w:lang w:val="en-AU" w:eastAsia="en-AU" w:bidi="he-IL"/>
    </w:rPr>
  </w:style>
  <w:style w:type="character" w:customStyle="1" w:styleId="Emphasis1">
    <w:name w:val="Emphasis1"/>
    <w:basedOn w:val="DefaultParagraphFont"/>
    <w:rsid w:val="00A70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79154">
      <w:bodyDiv w:val="1"/>
      <w:marLeft w:val="0"/>
      <w:marRight w:val="0"/>
      <w:marTop w:val="0"/>
      <w:marBottom w:val="0"/>
      <w:divBdr>
        <w:top w:val="none" w:sz="0" w:space="0" w:color="auto"/>
        <w:left w:val="none" w:sz="0" w:space="0" w:color="auto"/>
        <w:bottom w:val="none" w:sz="0" w:space="0" w:color="auto"/>
        <w:right w:val="none" w:sz="0" w:space="0" w:color="auto"/>
      </w:divBdr>
    </w:div>
    <w:div w:id="83066625">
      <w:bodyDiv w:val="1"/>
      <w:marLeft w:val="0"/>
      <w:marRight w:val="0"/>
      <w:marTop w:val="0"/>
      <w:marBottom w:val="0"/>
      <w:divBdr>
        <w:top w:val="none" w:sz="0" w:space="0" w:color="auto"/>
        <w:left w:val="none" w:sz="0" w:space="0" w:color="auto"/>
        <w:bottom w:val="none" w:sz="0" w:space="0" w:color="auto"/>
        <w:right w:val="none" w:sz="0" w:space="0" w:color="auto"/>
      </w:divBdr>
    </w:div>
    <w:div w:id="167911081">
      <w:bodyDiv w:val="1"/>
      <w:marLeft w:val="0"/>
      <w:marRight w:val="0"/>
      <w:marTop w:val="0"/>
      <w:marBottom w:val="0"/>
      <w:divBdr>
        <w:top w:val="none" w:sz="0" w:space="0" w:color="auto"/>
        <w:left w:val="none" w:sz="0" w:space="0" w:color="auto"/>
        <w:bottom w:val="none" w:sz="0" w:space="0" w:color="auto"/>
        <w:right w:val="none" w:sz="0" w:space="0" w:color="auto"/>
      </w:divBdr>
    </w:div>
    <w:div w:id="178544359">
      <w:bodyDiv w:val="1"/>
      <w:marLeft w:val="0"/>
      <w:marRight w:val="0"/>
      <w:marTop w:val="0"/>
      <w:marBottom w:val="0"/>
      <w:divBdr>
        <w:top w:val="none" w:sz="0" w:space="0" w:color="auto"/>
        <w:left w:val="none" w:sz="0" w:space="0" w:color="auto"/>
        <w:bottom w:val="none" w:sz="0" w:space="0" w:color="auto"/>
        <w:right w:val="none" w:sz="0" w:space="0" w:color="auto"/>
      </w:divBdr>
    </w:div>
    <w:div w:id="233130241">
      <w:bodyDiv w:val="1"/>
      <w:marLeft w:val="0"/>
      <w:marRight w:val="0"/>
      <w:marTop w:val="0"/>
      <w:marBottom w:val="0"/>
      <w:divBdr>
        <w:top w:val="none" w:sz="0" w:space="0" w:color="auto"/>
        <w:left w:val="none" w:sz="0" w:space="0" w:color="auto"/>
        <w:bottom w:val="none" w:sz="0" w:space="0" w:color="auto"/>
        <w:right w:val="none" w:sz="0" w:space="0" w:color="auto"/>
      </w:divBdr>
      <w:divsChild>
        <w:div w:id="92241002">
          <w:marLeft w:val="0"/>
          <w:marRight w:val="0"/>
          <w:marTop w:val="0"/>
          <w:marBottom w:val="0"/>
          <w:divBdr>
            <w:top w:val="none" w:sz="0" w:space="0" w:color="auto"/>
            <w:left w:val="none" w:sz="0" w:space="0" w:color="auto"/>
            <w:bottom w:val="none" w:sz="0" w:space="0" w:color="auto"/>
            <w:right w:val="none" w:sz="0" w:space="0" w:color="auto"/>
          </w:divBdr>
          <w:divsChild>
            <w:div w:id="364601147">
              <w:marLeft w:val="0"/>
              <w:marRight w:val="0"/>
              <w:marTop w:val="0"/>
              <w:marBottom w:val="0"/>
              <w:divBdr>
                <w:top w:val="none" w:sz="0" w:space="0" w:color="auto"/>
                <w:left w:val="none" w:sz="0" w:space="0" w:color="auto"/>
                <w:bottom w:val="none" w:sz="0" w:space="0" w:color="auto"/>
                <w:right w:val="none" w:sz="0" w:space="0" w:color="auto"/>
              </w:divBdr>
            </w:div>
            <w:div w:id="676426405">
              <w:marLeft w:val="0"/>
              <w:marRight w:val="0"/>
              <w:marTop w:val="0"/>
              <w:marBottom w:val="0"/>
              <w:divBdr>
                <w:top w:val="none" w:sz="0" w:space="0" w:color="auto"/>
                <w:left w:val="none" w:sz="0" w:space="0" w:color="auto"/>
                <w:bottom w:val="none" w:sz="0" w:space="0" w:color="auto"/>
                <w:right w:val="none" w:sz="0" w:space="0" w:color="auto"/>
              </w:divBdr>
            </w:div>
            <w:div w:id="687609800">
              <w:marLeft w:val="0"/>
              <w:marRight w:val="0"/>
              <w:marTop w:val="0"/>
              <w:marBottom w:val="0"/>
              <w:divBdr>
                <w:top w:val="none" w:sz="0" w:space="0" w:color="auto"/>
                <w:left w:val="none" w:sz="0" w:space="0" w:color="auto"/>
                <w:bottom w:val="none" w:sz="0" w:space="0" w:color="auto"/>
                <w:right w:val="none" w:sz="0" w:space="0" w:color="auto"/>
              </w:divBdr>
            </w:div>
            <w:div w:id="1001347332">
              <w:marLeft w:val="0"/>
              <w:marRight w:val="0"/>
              <w:marTop w:val="0"/>
              <w:marBottom w:val="0"/>
              <w:divBdr>
                <w:top w:val="none" w:sz="0" w:space="0" w:color="auto"/>
                <w:left w:val="none" w:sz="0" w:space="0" w:color="auto"/>
                <w:bottom w:val="none" w:sz="0" w:space="0" w:color="auto"/>
                <w:right w:val="none" w:sz="0" w:space="0" w:color="auto"/>
              </w:divBdr>
            </w:div>
            <w:div w:id="1721975950">
              <w:marLeft w:val="0"/>
              <w:marRight w:val="0"/>
              <w:marTop w:val="0"/>
              <w:marBottom w:val="0"/>
              <w:divBdr>
                <w:top w:val="none" w:sz="0" w:space="0" w:color="auto"/>
                <w:left w:val="none" w:sz="0" w:space="0" w:color="auto"/>
                <w:bottom w:val="none" w:sz="0" w:space="0" w:color="auto"/>
                <w:right w:val="none" w:sz="0" w:space="0" w:color="auto"/>
              </w:divBdr>
            </w:div>
            <w:div w:id="1761365122">
              <w:marLeft w:val="0"/>
              <w:marRight w:val="0"/>
              <w:marTop w:val="0"/>
              <w:marBottom w:val="0"/>
              <w:divBdr>
                <w:top w:val="none" w:sz="0" w:space="0" w:color="auto"/>
                <w:left w:val="none" w:sz="0" w:space="0" w:color="auto"/>
                <w:bottom w:val="none" w:sz="0" w:space="0" w:color="auto"/>
                <w:right w:val="none" w:sz="0" w:space="0" w:color="auto"/>
              </w:divBdr>
            </w:div>
            <w:div w:id="1846629294">
              <w:marLeft w:val="0"/>
              <w:marRight w:val="0"/>
              <w:marTop w:val="0"/>
              <w:marBottom w:val="0"/>
              <w:divBdr>
                <w:top w:val="none" w:sz="0" w:space="0" w:color="auto"/>
                <w:left w:val="none" w:sz="0" w:space="0" w:color="auto"/>
                <w:bottom w:val="none" w:sz="0" w:space="0" w:color="auto"/>
                <w:right w:val="none" w:sz="0" w:space="0" w:color="auto"/>
              </w:divBdr>
            </w:div>
          </w:divsChild>
        </w:div>
        <w:div w:id="187791989">
          <w:marLeft w:val="0"/>
          <w:marRight w:val="0"/>
          <w:marTop w:val="0"/>
          <w:marBottom w:val="0"/>
          <w:divBdr>
            <w:top w:val="none" w:sz="0" w:space="0" w:color="auto"/>
            <w:left w:val="none" w:sz="0" w:space="0" w:color="auto"/>
            <w:bottom w:val="none" w:sz="0" w:space="0" w:color="auto"/>
            <w:right w:val="none" w:sz="0" w:space="0" w:color="auto"/>
          </w:divBdr>
        </w:div>
        <w:div w:id="371078066">
          <w:marLeft w:val="0"/>
          <w:marRight w:val="0"/>
          <w:marTop w:val="0"/>
          <w:marBottom w:val="0"/>
          <w:divBdr>
            <w:top w:val="none" w:sz="0" w:space="0" w:color="auto"/>
            <w:left w:val="none" w:sz="0" w:space="0" w:color="auto"/>
            <w:bottom w:val="none" w:sz="0" w:space="0" w:color="auto"/>
            <w:right w:val="none" w:sz="0" w:space="0" w:color="auto"/>
          </w:divBdr>
        </w:div>
        <w:div w:id="633871834">
          <w:marLeft w:val="0"/>
          <w:marRight w:val="0"/>
          <w:marTop w:val="0"/>
          <w:marBottom w:val="0"/>
          <w:divBdr>
            <w:top w:val="none" w:sz="0" w:space="0" w:color="auto"/>
            <w:left w:val="none" w:sz="0" w:space="0" w:color="auto"/>
            <w:bottom w:val="none" w:sz="0" w:space="0" w:color="auto"/>
            <w:right w:val="none" w:sz="0" w:space="0" w:color="auto"/>
          </w:divBdr>
          <w:divsChild>
            <w:div w:id="1312367870">
              <w:marLeft w:val="0"/>
              <w:marRight w:val="0"/>
              <w:marTop w:val="0"/>
              <w:marBottom w:val="0"/>
              <w:divBdr>
                <w:top w:val="none" w:sz="0" w:space="0" w:color="auto"/>
                <w:left w:val="none" w:sz="0" w:space="0" w:color="auto"/>
                <w:bottom w:val="none" w:sz="0" w:space="0" w:color="auto"/>
                <w:right w:val="none" w:sz="0" w:space="0" w:color="auto"/>
              </w:divBdr>
              <w:divsChild>
                <w:div w:id="48696506">
                  <w:marLeft w:val="0"/>
                  <w:marRight w:val="0"/>
                  <w:marTop w:val="0"/>
                  <w:marBottom w:val="0"/>
                  <w:divBdr>
                    <w:top w:val="none" w:sz="0" w:space="0" w:color="auto"/>
                    <w:left w:val="none" w:sz="0" w:space="0" w:color="auto"/>
                    <w:bottom w:val="none" w:sz="0" w:space="0" w:color="auto"/>
                    <w:right w:val="none" w:sz="0" w:space="0" w:color="auto"/>
                  </w:divBdr>
                </w:div>
                <w:div w:id="79180832">
                  <w:marLeft w:val="0"/>
                  <w:marRight w:val="0"/>
                  <w:marTop w:val="0"/>
                  <w:marBottom w:val="0"/>
                  <w:divBdr>
                    <w:top w:val="none" w:sz="0" w:space="0" w:color="auto"/>
                    <w:left w:val="none" w:sz="0" w:space="0" w:color="auto"/>
                    <w:bottom w:val="none" w:sz="0" w:space="0" w:color="auto"/>
                    <w:right w:val="none" w:sz="0" w:space="0" w:color="auto"/>
                  </w:divBdr>
                </w:div>
                <w:div w:id="992830511">
                  <w:marLeft w:val="0"/>
                  <w:marRight w:val="0"/>
                  <w:marTop w:val="0"/>
                  <w:marBottom w:val="0"/>
                  <w:divBdr>
                    <w:top w:val="none" w:sz="0" w:space="0" w:color="auto"/>
                    <w:left w:val="none" w:sz="0" w:space="0" w:color="auto"/>
                    <w:bottom w:val="none" w:sz="0" w:space="0" w:color="auto"/>
                    <w:right w:val="none" w:sz="0" w:space="0" w:color="auto"/>
                  </w:divBdr>
                </w:div>
                <w:div w:id="1103764438">
                  <w:marLeft w:val="0"/>
                  <w:marRight w:val="0"/>
                  <w:marTop w:val="0"/>
                  <w:marBottom w:val="0"/>
                  <w:divBdr>
                    <w:top w:val="none" w:sz="0" w:space="0" w:color="auto"/>
                    <w:left w:val="none" w:sz="0" w:space="0" w:color="auto"/>
                    <w:bottom w:val="none" w:sz="0" w:space="0" w:color="auto"/>
                    <w:right w:val="none" w:sz="0" w:space="0" w:color="auto"/>
                  </w:divBdr>
                </w:div>
                <w:div w:id="1170801317">
                  <w:marLeft w:val="0"/>
                  <w:marRight w:val="0"/>
                  <w:marTop w:val="0"/>
                  <w:marBottom w:val="0"/>
                  <w:divBdr>
                    <w:top w:val="none" w:sz="0" w:space="0" w:color="auto"/>
                    <w:left w:val="none" w:sz="0" w:space="0" w:color="auto"/>
                    <w:bottom w:val="none" w:sz="0" w:space="0" w:color="auto"/>
                    <w:right w:val="none" w:sz="0" w:space="0" w:color="auto"/>
                  </w:divBdr>
                </w:div>
                <w:div w:id="1182823114">
                  <w:marLeft w:val="0"/>
                  <w:marRight w:val="0"/>
                  <w:marTop w:val="0"/>
                  <w:marBottom w:val="0"/>
                  <w:divBdr>
                    <w:top w:val="none" w:sz="0" w:space="0" w:color="auto"/>
                    <w:left w:val="none" w:sz="0" w:space="0" w:color="auto"/>
                    <w:bottom w:val="none" w:sz="0" w:space="0" w:color="auto"/>
                    <w:right w:val="none" w:sz="0" w:space="0" w:color="auto"/>
                  </w:divBdr>
                </w:div>
                <w:div w:id="1488402719">
                  <w:marLeft w:val="0"/>
                  <w:marRight w:val="0"/>
                  <w:marTop w:val="0"/>
                  <w:marBottom w:val="0"/>
                  <w:divBdr>
                    <w:top w:val="none" w:sz="0" w:space="0" w:color="auto"/>
                    <w:left w:val="none" w:sz="0" w:space="0" w:color="auto"/>
                    <w:bottom w:val="none" w:sz="0" w:space="0" w:color="auto"/>
                    <w:right w:val="none" w:sz="0" w:space="0" w:color="auto"/>
                  </w:divBdr>
                </w:div>
                <w:div w:id="1748065182">
                  <w:marLeft w:val="0"/>
                  <w:marRight w:val="0"/>
                  <w:marTop w:val="0"/>
                  <w:marBottom w:val="0"/>
                  <w:divBdr>
                    <w:top w:val="none" w:sz="0" w:space="0" w:color="auto"/>
                    <w:left w:val="none" w:sz="0" w:space="0" w:color="auto"/>
                    <w:bottom w:val="none" w:sz="0" w:space="0" w:color="auto"/>
                    <w:right w:val="none" w:sz="0" w:space="0" w:color="auto"/>
                  </w:divBdr>
                </w:div>
                <w:div w:id="1761104316">
                  <w:marLeft w:val="0"/>
                  <w:marRight w:val="0"/>
                  <w:marTop w:val="0"/>
                  <w:marBottom w:val="0"/>
                  <w:divBdr>
                    <w:top w:val="none" w:sz="0" w:space="0" w:color="auto"/>
                    <w:left w:val="none" w:sz="0" w:space="0" w:color="auto"/>
                    <w:bottom w:val="none" w:sz="0" w:space="0" w:color="auto"/>
                    <w:right w:val="none" w:sz="0" w:space="0" w:color="auto"/>
                  </w:divBdr>
                </w:div>
                <w:div w:id="2091342405">
                  <w:marLeft w:val="0"/>
                  <w:marRight w:val="0"/>
                  <w:marTop w:val="0"/>
                  <w:marBottom w:val="0"/>
                  <w:divBdr>
                    <w:top w:val="none" w:sz="0" w:space="0" w:color="auto"/>
                    <w:left w:val="none" w:sz="0" w:space="0" w:color="auto"/>
                    <w:bottom w:val="none" w:sz="0" w:space="0" w:color="auto"/>
                    <w:right w:val="none" w:sz="0" w:space="0" w:color="auto"/>
                  </w:divBdr>
                  <w:divsChild>
                    <w:div w:id="41950168">
                      <w:marLeft w:val="0"/>
                      <w:marRight w:val="0"/>
                      <w:marTop w:val="0"/>
                      <w:marBottom w:val="0"/>
                      <w:divBdr>
                        <w:top w:val="none" w:sz="0" w:space="0" w:color="auto"/>
                        <w:left w:val="none" w:sz="0" w:space="0" w:color="auto"/>
                        <w:bottom w:val="none" w:sz="0" w:space="0" w:color="auto"/>
                        <w:right w:val="none" w:sz="0" w:space="0" w:color="auto"/>
                      </w:divBdr>
                    </w:div>
                    <w:div w:id="289828504">
                      <w:marLeft w:val="0"/>
                      <w:marRight w:val="0"/>
                      <w:marTop w:val="0"/>
                      <w:marBottom w:val="0"/>
                      <w:divBdr>
                        <w:top w:val="none" w:sz="0" w:space="0" w:color="auto"/>
                        <w:left w:val="none" w:sz="0" w:space="0" w:color="auto"/>
                        <w:bottom w:val="none" w:sz="0" w:space="0" w:color="auto"/>
                        <w:right w:val="none" w:sz="0" w:space="0" w:color="auto"/>
                      </w:divBdr>
                    </w:div>
                    <w:div w:id="382289408">
                      <w:marLeft w:val="0"/>
                      <w:marRight w:val="0"/>
                      <w:marTop w:val="0"/>
                      <w:marBottom w:val="0"/>
                      <w:divBdr>
                        <w:top w:val="none" w:sz="0" w:space="0" w:color="auto"/>
                        <w:left w:val="none" w:sz="0" w:space="0" w:color="auto"/>
                        <w:bottom w:val="none" w:sz="0" w:space="0" w:color="auto"/>
                        <w:right w:val="none" w:sz="0" w:space="0" w:color="auto"/>
                      </w:divBdr>
                    </w:div>
                    <w:div w:id="423766990">
                      <w:marLeft w:val="0"/>
                      <w:marRight w:val="0"/>
                      <w:marTop w:val="0"/>
                      <w:marBottom w:val="0"/>
                      <w:divBdr>
                        <w:top w:val="none" w:sz="0" w:space="0" w:color="auto"/>
                        <w:left w:val="none" w:sz="0" w:space="0" w:color="auto"/>
                        <w:bottom w:val="none" w:sz="0" w:space="0" w:color="auto"/>
                        <w:right w:val="none" w:sz="0" w:space="0" w:color="auto"/>
                      </w:divBdr>
                    </w:div>
                    <w:div w:id="1064765990">
                      <w:marLeft w:val="0"/>
                      <w:marRight w:val="0"/>
                      <w:marTop w:val="0"/>
                      <w:marBottom w:val="0"/>
                      <w:divBdr>
                        <w:top w:val="none" w:sz="0" w:space="0" w:color="auto"/>
                        <w:left w:val="none" w:sz="0" w:space="0" w:color="auto"/>
                        <w:bottom w:val="none" w:sz="0" w:space="0" w:color="auto"/>
                        <w:right w:val="none" w:sz="0" w:space="0" w:color="auto"/>
                      </w:divBdr>
                    </w:div>
                    <w:div w:id="1596792593">
                      <w:marLeft w:val="0"/>
                      <w:marRight w:val="0"/>
                      <w:marTop w:val="0"/>
                      <w:marBottom w:val="0"/>
                      <w:divBdr>
                        <w:top w:val="none" w:sz="0" w:space="0" w:color="auto"/>
                        <w:left w:val="none" w:sz="0" w:space="0" w:color="auto"/>
                        <w:bottom w:val="none" w:sz="0" w:space="0" w:color="auto"/>
                        <w:right w:val="none" w:sz="0" w:space="0" w:color="auto"/>
                      </w:divBdr>
                    </w:div>
                    <w:div w:id="1712918683">
                      <w:marLeft w:val="0"/>
                      <w:marRight w:val="0"/>
                      <w:marTop w:val="0"/>
                      <w:marBottom w:val="0"/>
                      <w:divBdr>
                        <w:top w:val="none" w:sz="0" w:space="0" w:color="auto"/>
                        <w:left w:val="none" w:sz="0" w:space="0" w:color="auto"/>
                        <w:bottom w:val="none" w:sz="0" w:space="0" w:color="auto"/>
                        <w:right w:val="none" w:sz="0" w:space="0" w:color="auto"/>
                      </w:divBdr>
                    </w:div>
                    <w:div w:id="1868134151">
                      <w:marLeft w:val="0"/>
                      <w:marRight w:val="0"/>
                      <w:marTop w:val="0"/>
                      <w:marBottom w:val="0"/>
                      <w:divBdr>
                        <w:top w:val="none" w:sz="0" w:space="0" w:color="auto"/>
                        <w:left w:val="none" w:sz="0" w:space="0" w:color="auto"/>
                        <w:bottom w:val="none" w:sz="0" w:space="0" w:color="auto"/>
                        <w:right w:val="none" w:sz="0" w:space="0" w:color="auto"/>
                      </w:divBdr>
                    </w:div>
                    <w:div w:id="18689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90099">
          <w:marLeft w:val="0"/>
          <w:marRight w:val="0"/>
          <w:marTop w:val="0"/>
          <w:marBottom w:val="0"/>
          <w:divBdr>
            <w:top w:val="none" w:sz="0" w:space="0" w:color="auto"/>
            <w:left w:val="none" w:sz="0" w:space="0" w:color="auto"/>
            <w:bottom w:val="none" w:sz="0" w:space="0" w:color="auto"/>
            <w:right w:val="none" w:sz="0" w:space="0" w:color="auto"/>
          </w:divBdr>
          <w:divsChild>
            <w:div w:id="524057049">
              <w:marLeft w:val="0"/>
              <w:marRight w:val="0"/>
              <w:marTop w:val="0"/>
              <w:marBottom w:val="0"/>
              <w:divBdr>
                <w:top w:val="none" w:sz="0" w:space="0" w:color="auto"/>
                <w:left w:val="none" w:sz="0" w:space="0" w:color="auto"/>
                <w:bottom w:val="none" w:sz="0" w:space="0" w:color="auto"/>
                <w:right w:val="none" w:sz="0" w:space="0" w:color="auto"/>
              </w:divBdr>
              <w:divsChild>
                <w:div w:id="90399209">
                  <w:marLeft w:val="0"/>
                  <w:marRight w:val="0"/>
                  <w:marTop w:val="0"/>
                  <w:marBottom w:val="0"/>
                  <w:divBdr>
                    <w:top w:val="none" w:sz="0" w:space="0" w:color="auto"/>
                    <w:left w:val="none" w:sz="0" w:space="0" w:color="auto"/>
                    <w:bottom w:val="none" w:sz="0" w:space="0" w:color="auto"/>
                    <w:right w:val="none" w:sz="0" w:space="0" w:color="auto"/>
                  </w:divBdr>
                </w:div>
                <w:div w:id="111556495">
                  <w:marLeft w:val="0"/>
                  <w:marRight w:val="0"/>
                  <w:marTop w:val="0"/>
                  <w:marBottom w:val="0"/>
                  <w:divBdr>
                    <w:top w:val="none" w:sz="0" w:space="0" w:color="auto"/>
                    <w:left w:val="none" w:sz="0" w:space="0" w:color="auto"/>
                    <w:bottom w:val="none" w:sz="0" w:space="0" w:color="auto"/>
                    <w:right w:val="none" w:sz="0" w:space="0" w:color="auto"/>
                  </w:divBdr>
                </w:div>
                <w:div w:id="349795259">
                  <w:marLeft w:val="0"/>
                  <w:marRight w:val="0"/>
                  <w:marTop w:val="0"/>
                  <w:marBottom w:val="0"/>
                  <w:divBdr>
                    <w:top w:val="none" w:sz="0" w:space="0" w:color="auto"/>
                    <w:left w:val="none" w:sz="0" w:space="0" w:color="auto"/>
                    <w:bottom w:val="none" w:sz="0" w:space="0" w:color="auto"/>
                    <w:right w:val="none" w:sz="0" w:space="0" w:color="auto"/>
                  </w:divBdr>
                </w:div>
                <w:div w:id="921641877">
                  <w:marLeft w:val="0"/>
                  <w:marRight w:val="0"/>
                  <w:marTop w:val="0"/>
                  <w:marBottom w:val="0"/>
                  <w:divBdr>
                    <w:top w:val="none" w:sz="0" w:space="0" w:color="auto"/>
                    <w:left w:val="none" w:sz="0" w:space="0" w:color="auto"/>
                    <w:bottom w:val="none" w:sz="0" w:space="0" w:color="auto"/>
                    <w:right w:val="none" w:sz="0" w:space="0" w:color="auto"/>
                  </w:divBdr>
                  <w:divsChild>
                    <w:div w:id="20937618">
                      <w:marLeft w:val="0"/>
                      <w:marRight w:val="0"/>
                      <w:marTop w:val="0"/>
                      <w:marBottom w:val="0"/>
                      <w:divBdr>
                        <w:top w:val="none" w:sz="0" w:space="0" w:color="auto"/>
                        <w:left w:val="none" w:sz="0" w:space="0" w:color="auto"/>
                        <w:bottom w:val="none" w:sz="0" w:space="0" w:color="auto"/>
                        <w:right w:val="none" w:sz="0" w:space="0" w:color="auto"/>
                      </w:divBdr>
                    </w:div>
                    <w:div w:id="37053652">
                      <w:marLeft w:val="0"/>
                      <w:marRight w:val="0"/>
                      <w:marTop w:val="0"/>
                      <w:marBottom w:val="0"/>
                      <w:divBdr>
                        <w:top w:val="none" w:sz="0" w:space="0" w:color="auto"/>
                        <w:left w:val="none" w:sz="0" w:space="0" w:color="auto"/>
                        <w:bottom w:val="none" w:sz="0" w:space="0" w:color="auto"/>
                        <w:right w:val="none" w:sz="0" w:space="0" w:color="auto"/>
                      </w:divBdr>
                    </w:div>
                    <w:div w:id="77290906">
                      <w:marLeft w:val="0"/>
                      <w:marRight w:val="0"/>
                      <w:marTop w:val="0"/>
                      <w:marBottom w:val="0"/>
                      <w:divBdr>
                        <w:top w:val="none" w:sz="0" w:space="0" w:color="auto"/>
                        <w:left w:val="none" w:sz="0" w:space="0" w:color="auto"/>
                        <w:bottom w:val="none" w:sz="0" w:space="0" w:color="auto"/>
                        <w:right w:val="none" w:sz="0" w:space="0" w:color="auto"/>
                      </w:divBdr>
                    </w:div>
                    <w:div w:id="221331192">
                      <w:marLeft w:val="0"/>
                      <w:marRight w:val="0"/>
                      <w:marTop w:val="0"/>
                      <w:marBottom w:val="0"/>
                      <w:divBdr>
                        <w:top w:val="none" w:sz="0" w:space="0" w:color="auto"/>
                        <w:left w:val="none" w:sz="0" w:space="0" w:color="auto"/>
                        <w:bottom w:val="none" w:sz="0" w:space="0" w:color="auto"/>
                        <w:right w:val="none" w:sz="0" w:space="0" w:color="auto"/>
                      </w:divBdr>
                    </w:div>
                    <w:div w:id="785268757">
                      <w:marLeft w:val="0"/>
                      <w:marRight w:val="0"/>
                      <w:marTop w:val="0"/>
                      <w:marBottom w:val="0"/>
                      <w:divBdr>
                        <w:top w:val="none" w:sz="0" w:space="0" w:color="auto"/>
                        <w:left w:val="none" w:sz="0" w:space="0" w:color="auto"/>
                        <w:bottom w:val="none" w:sz="0" w:space="0" w:color="auto"/>
                        <w:right w:val="none" w:sz="0" w:space="0" w:color="auto"/>
                      </w:divBdr>
                    </w:div>
                    <w:div w:id="1047997126">
                      <w:marLeft w:val="0"/>
                      <w:marRight w:val="0"/>
                      <w:marTop w:val="0"/>
                      <w:marBottom w:val="0"/>
                      <w:divBdr>
                        <w:top w:val="none" w:sz="0" w:space="0" w:color="auto"/>
                        <w:left w:val="none" w:sz="0" w:space="0" w:color="auto"/>
                        <w:bottom w:val="none" w:sz="0" w:space="0" w:color="auto"/>
                        <w:right w:val="none" w:sz="0" w:space="0" w:color="auto"/>
                      </w:divBdr>
                    </w:div>
                    <w:div w:id="1102915598">
                      <w:marLeft w:val="0"/>
                      <w:marRight w:val="0"/>
                      <w:marTop w:val="0"/>
                      <w:marBottom w:val="0"/>
                      <w:divBdr>
                        <w:top w:val="none" w:sz="0" w:space="0" w:color="auto"/>
                        <w:left w:val="none" w:sz="0" w:space="0" w:color="auto"/>
                        <w:bottom w:val="none" w:sz="0" w:space="0" w:color="auto"/>
                        <w:right w:val="none" w:sz="0" w:space="0" w:color="auto"/>
                      </w:divBdr>
                    </w:div>
                    <w:div w:id="1187793818">
                      <w:marLeft w:val="0"/>
                      <w:marRight w:val="0"/>
                      <w:marTop w:val="0"/>
                      <w:marBottom w:val="0"/>
                      <w:divBdr>
                        <w:top w:val="none" w:sz="0" w:space="0" w:color="auto"/>
                        <w:left w:val="none" w:sz="0" w:space="0" w:color="auto"/>
                        <w:bottom w:val="none" w:sz="0" w:space="0" w:color="auto"/>
                        <w:right w:val="none" w:sz="0" w:space="0" w:color="auto"/>
                      </w:divBdr>
                    </w:div>
                    <w:div w:id="1480227106">
                      <w:marLeft w:val="0"/>
                      <w:marRight w:val="0"/>
                      <w:marTop w:val="0"/>
                      <w:marBottom w:val="0"/>
                      <w:divBdr>
                        <w:top w:val="none" w:sz="0" w:space="0" w:color="auto"/>
                        <w:left w:val="none" w:sz="0" w:space="0" w:color="auto"/>
                        <w:bottom w:val="none" w:sz="0" w:space="0" w:color="auto"/>
                        <w:right w:val="none" w:sz="0" w:space="0" w:color="auto"/>
                      </w:divBdr>
                    </w:div>
                  </w:divsChild>
                </w:div>
                <w:div w:id="1166870053">
                  <w:marLeft w:val="0"/>
                  <w:marRight w:val="0"/>
                  <w:marTop w:val="0"/>
                  <w:marBottom w:val="0"/>
                  <w:divBdr>
                    <w:top w:val="none" w:sz="0" w:space="0" w:color="auto"/>
                    <w:left w:val="none" w:sz="0" w:space="0" w:color="auto"/>
                    <w:bottom w:val="none" w:sz="0" w:space="0" w:color="auto"/>
                    <w:right w:val="none" w:sz="0" w:space="0" w:color="auto"/>
                  </w:divBdr>
                </w:div>
                <w:div w:id="1241596628">
                  <w:marLeft w:val="0"/>
                  <w:marRight w:val="0"/>
                  <w:marTop w:val="0"/>
                  <w:marBottom w:val="0"/>
                  <w:divBdr>
                    <w:top w:val="none" w:sz="0" w:space="0" w:color="auto"/>
                    <w:left w:val="none" w:sz="0" w:space="0" w:color="auto"/>
                    <w:bottom w:val="none" w:sz="0" w:space="0" w:color="auto"/>
                    <w:right w:val="none" w:sz="0" w:space="0" w:color="auto"/>
                  </w:divBdr>
                </w:div>
                <w:div w:id="1258708921">
                  <w:marLeft w:val="0"/>
                  <w:marRight w:val="0"/>
                  <w:marTop w:val="0"/>
                  <w:marBottom w:val="0"/>
                  <w:divBdr>
                    <w:top w:val="none" w:sz="0" w:space="0" w:color="auto"/>
                    <w:left w:val="none" w:sz="0" w:space="0" w:color="auto"/>
                    <w:bottom w:val="none" w:sz="0" w:space="0" w:color="auto"/>
                    <w:right w:val="none" w:sz="0" w:space="0" w:color="auto"/>
                  </w:divBdr>
                </w:div>
                <w:div w:id="1267734289">
                  <w:marLeft w:val="0"/>
                  <w:marRight w:val="0"/>
                  <w:marTop w:val="0"/>
                  <w:marBottom w:val="0"/>
                  <w:divBdr>
                    <w:top w:val="none" w:sz="0" w:space="0" w:color="auto"/>
                    <w:left w:val="none" w:sz="0" w:space="0" w:color="auto"/>
                    <w:bottom w:val="none" w:sz="0" w:space="0" w:color="auto"/>
                    <w:right w:val="none" w:sz="0" w:space="0" w:color="auto"/>
                  </w:divBdr>
                </w:div>
                <w:div w:id="1381512703">
                  <w:marLeft w:val="0"/>
                  <w:marRight w:val="0"/>
                  <w:marTop w:val="0"/>
                  <w:marBottom w:val="0"/>
                  <w:divBdr>
                    <w:top w:val="none" w:sz="0" w:space="0" w:color="auto"/>
                    <w:left w:val="none" w:sz="0" w:space="0" w:color="auto"/>
                    <w:bottom w:val="none" w:sz="0" w:space="0" w:color="auto"/>
                    <w:right w:val="none" w:sz="0" w:space="0" w:color="auto"/>
                  </w:divBdr>
                </w:div>
                <w:div w:id="17196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9435">
          <w:marLeft w:val="0"/>
          <w:marRight w:val="0"/>
          <w:marTop w:val="0"/>
          <w:marBottom w:val="0"/>
          <w:divBdr>
            <w:top w:val="none" w:sz="0" w:space="0" w:color="auto"/>
            <w:left w:val="none" w:sz="0" w:space="0" w:color="auto"/>
            <w:bottom w:val="none" w:sz="0" w:space="0" w:color="auto"/>
            <w:right w:val="none" w:sz="0" w:space="0" w:color="auto"/>
          </w:divBdr>
        </w:div>
        <w:div w:id="1153178760">
          <w:marLeft w:val="0"/>
          <w:marRight w:val="0"/>
          <w:marTop w:val="0"/>
          <w:marBottom w:val="0"/>
          <w:divBdr>
            <w:top w:val="none" w:sz="0" w:space="0" w:color="auto"/>
            <w:left w:val="none" w:sz="0" w:space="0" w:color="auto"/>
            <w:bottom w:val="none" w:sz="0" w:space="0" w:color="auto"/>
            <w:right w:val="none" w:sz="0" w:space="0" w:color="auto"/>
          </w:divBdr>
        </w:div>
        <w:div w:id="1515000903">
          <w:marLeft w:val="0"/>
          <w:marRight w:val="0"/>
          <w:marTop w:val="0"/>
          <w:marBottom w:val="0"/>
          <w:divBdr>
            <w:top w:val="none" w:sz="0" w:space="0" w:color="auto"/>
            <w:left w:val="none" w:sz="0" w:space="0" w:color="auto"/>
            <w:bottom w:val="none" w:sz="0" w:space="0" w:color="auto"/>
            <w:right w:val="none" w:sz="0" w:space="0" w:color="auto"/>
          </w:divBdr>
        </w:div>
        <w:div w:id="1536230874">
          <w:marLeft w:val="0"/>
          <w:marRight w:val="0"/>
          <w:marTop w:val="0"/>
          <w:marBottom w:val="0"/>
          <w:divBdr>
            <w:top w:val="none" w:sz="0" w:space="0" w:color="auto"/>
            <w:left w:val="none" w:sz="0" w:space="0" w:color="auto"/>
            <w:bottom w:val="none" w:sz="0" w:space="0" w:color="auto"/>
            <w:right w:val="none" w:sz="0" w:space="0" w:color="auto"/>
          </w:divBdr>
          <w:divsChild>
            <w:div w:id="284586408">
              <w:marLeft w:val="0"/>
              <w:marRight w:val="0"/>
              <w:marTop w:val="0"/>
              <w:marBottom w:val="0"/>
              <w:divBdr>
                <w:top w:val="none" w:sz="0" w:space="0" w:color="auto"/>
                <w:left w:val="none" w:sz="0" w:space="0" w:color="auto"/>
                <w:bottom w:val="none" w:sz="0" w:space="0" w:color="auto"/>
                <w:right w:val="none" w:sz="0" w:space="0" w:color="auto"/>
              </w:divBdr>
              <w:divsChild>
                <w:div w:id="137110881">
                  <w:marLeft w:val="0"/>
                  <w:marRight w:val="0"/>
                  <w:marTop w:val="0"/>
                  <w:marBottom w:val="0"/>
                  <w:divBdr>
                    <w:top w:val="none" w:sz="0" w:space="0" w:color="auto"/>
                    <w:left w:val="none" w:sz="0" w:space="0" w:color="auto"/>
                    <w:bottom w:val="none" w:sz="0" w:space="0" w:color="auto"/>
                    <w:right w:val="none" w:sz="0" w:space="0" w:color="auto"/>
                  </w:divBdr>
                </w:div>
                <w:div w:id="318921092">
                  <w:marLeft w:val="0"/>
                  <w:marRight w:val="0"/>
                  <w:marTop w:val="0"/>
                  <w:marBottom w:val="0"/>
                  <w:divBdr>
                    <w:top w:val="none" w:sz="0" w:space="0" w:color="auto"/>
                    <w:left w:val="none" w:sz="0" w:space="0" w:color="auto"/>
                    <w:bottom w:val="none" w:sz="0" w:space="0" w:color="auto"/>
                    <w:right w:val="none" w:sz="0" w:space="0" w:color="auto"/>
                  </w:divBdr>
                </w:div>
                <w:div w:id="361127801">
                  <w:marLeft w:val="0"/>
                  <w:marRight w:val="0"/>
                  <w:marTop w:val="0"/>
                  <w:marBottom w:val="0"/>
                  <w:divBdr>
                    <w:top w:val="none" w:sz="0" w:space="0" w:color="auto"/>
                    <w:left w:val="none" w:sz="0" w:space="0" w:color="auto"/>
                    <w:bottom w:val="none" w:sz="0" w:space="0" w:color="auto"/>
                    <w:right w:val="none" w:sz="0" w:space="0" w:color="auto"/>
                  </w:divBdr>
                  <w:divsChild>
                    <w:div w:id="153374554">
                      <w:marLeft w:val="0"/>
                      <w:marRight w:val="0"/>
                      <w:marTop w:val="0"/>
                      <w:marBottom w:val="0"/>
                      <w:divBdr>
                        <w:top w:val="none" w:sz="0" w:space="0" w:color="auto"/>
                        <w:left w:val="none" w:sz="0" w:space="0" w:color="auto"/>
                        <w:bottom w:val="none" w:sz="0" w:space="0" w:color="auto"/>
                        <w:right w:val="none" w:sz="0" w:space="0" w:color="auto"/>
                      </w:divBdr>
                    </w:div>
                    <w:div w:id="226650345">
                      <w:marLeft w:val="0"/>
                      <w:marRight w:val="0"/>
                      <w:marTop w:val="0"/>
                      <w:marBottom w:val="0"/>
                      <w:divBdr>
                        <w:top w:val="none" w:sz="0" w:space="0" w:color="auto"/>
                        <w:left w:val="none" w:sz="0" w:space="0" w:color="auto"/>
                        <w:bottom w:val="none" w:sz="0" w:space="0" w:color="auto"/>
                        <w:right w:val="none" w:sz="0" w:space="0" w:color="auto"/>
                      </w:divBdr>
                    </w:div>
                    <w:div w:id="430207298">
                      <w:marLeft w:val="0"/>
                      <w:marRight w:val="0"/>
                      <w:marTop w:val="0"/>
                      <w:marBottom w:val="0"/>
                      <w:divBdr>
                        <w:top w:val="none" w:sz="0" w:space="0" w:color="auto"/>
                        <w:left w:val="none" w:sz="0" w:space="0" w:color="auto"/>
                        <w:bottom w:val="none" w:sz="0" w:space="0" w:color="auto"/>
                        <w:right w:val="none" w:sz="0" w:space="0" w:color="auto"/>
                      </w:divBdr>
                    </w:div>
                    <w:div w:id="713044679">
                      <w:marLeft w:val="0"/>
                      <w:marRight w:val="0"/>
                      <w:marTop w:val="0"/>
                      <w:marBottom w:val="0"/>
                      <w:divBdr>
                        <w:top w:val="none" w:sz="0" w:space="0" w:color="auto"/>
                        <w:left w:val="none" w:sz="0" w:space="0" w:color="auto"/>
                        <w:bottom w:val="none" w:sz="0" w:space="0" w:color="auto"/>
                        <w:right w:val="none" w:sz="0" w:space="0" w:color="auto"/>
                      </w:divBdr>
                    </w:div>
                    <w:div w:id="1037657642">
                      <w:marLeft w:val="0"/>
                      <w:marRight w:val="0"/>
                      <w:marTop w:val="0"/>
                      <w:marBottom w:val="0"/>
                      <w:divBdr>
                        <w:top w:val="none" w:sz="0" w:space="0" w:color="auto"/>
                        <w:left w:val="none" w:sz="0" w:space="0" w:color="auto"/>
                        <w:bottom w:val="none" w:sz="0" w:space="0" w:color="auto"/>
                        <w:right w:val="none" w:sz="0" w:space="0" w:color="auto"/>
                      </w:divBdr>
                    </w:div>
                    <w:div w:id="1264143529">
                      <w:marLeft w:val="0"/>
                      <w:marRight w:val="0"/>
                      <w:marTop w:val="0"/>
                      <w:marBottom w:val="0"/>
                      <w:divBdr>
                        <w:top w:val="none" w:sz="0" w:space="0" w:color="auto"/>
                        <w:left w:val="none" w:sz="0" w:space="0" w:color="auto"/>
                        <w:bottom w:val="none" w:sz="0" w:space="0" w:color="auto"/>
                        <w:right w:val="none" w:sz="0" w:space="0" w:color="auto"/>
                      </w:divBdr>
                    </w:div>
                    <w:div w:id="1826045924">
                      <w:marLeft w:val="0"/>
                      <w:marRight w:val="0"/>
                      <w:marTop w:val="0"/>
                      <w:marBottom w:val="0"/>
                      <w:divBdr>
                        <w:top w:val="none" w:sz="0" w:space="0" w:color="auto"/>
                        <w:left w:val="none" w:sz="0" w:space="0" w:color="auto"/>
                        <w:bottom w:val="none" w:sz="0" w:space="0" w:color="auto"/>
                        <w:right w:val="none" w:sz="0" w:space="0" w:color="auto"/>
                      </w:divBdr>
                    </w:div>
                  </w:divsChild>
                </w:div>
                <w:div w:id="769666557">
                  <w:marLeft w:val="0"/>
                  <w:marRight w:val="0"/>
                  <w:marTop w:val="0"/>
                  <w:marBottom w:val="0"/>
                  <w:divBdr>
                    <w:top w:val="none" w:sz="0" w:space="0" w:color="auto"/>
                    <w:left w:val="none" w:sz="0" w:space="0" w:color="auto"/>
                    <w:bottom w:val="none" w:sz="0" w:space="0" w:color="auto"/>
                    <w:right w:val="none" w:sz="0" w:space="0" w:color="auto"/>
                  </w:divBdr>
                </w:div>
                <w:div w:id="906721675">
                  <w:marLeft w:val="0"/>
                  <w:marRight w:val="0"/>
                  <w:marTop w:val="0"/>
                  <w:marBottom w:val="0"/>
                  <w:divBdr>
                    <w:top w:val="none" w:sz="0" w:space="0" w:color="auto"/>
                    <w:left w:val="none" w:sz="0" w:space="0" w:color="auto"/>
                    <w:bottom w:val="none" w:sz="0" w:space="0" w:color="auto"/>
                    <w:right w:val="none" w:sz="0" w:space="0" w:color="auto"/>
                  </w:divBdr>
                </w:div>
                <w:div w:id="1363241490">
                  <w:marLeft w:val="0"/>
                  <w:marRight w:val="0"/>
                  <w:marTop w:val="0"/>
                  <w:marBottom w:val="0"/>
                  <w:divBdr>
                    <w:top w:val="none" w:sz="0" w:space="0" w:color="auto"/>
                    <w:left w:val="none" w:sz="0" w:space="0" w:color="auto"/>
                    <w:bottom w:val="none" w:sz="0" w:space="0" w:color="auto"/>
                    <w:right w:val="none" w:sz="0" w:space="0" w:color="auto"/>
                  </w:divBdr>
                </w:div>
                <w:div w:id="1601597415">
                  <w:marLeft w:val="0"/>
                  <w:marRight w:val="0"/>
                  <w:marTop w:val="0"/>
                  <w:marBottom w:val="0"/>
                  <w:divBdr>
                    <w:top w:val="none" w:sz="0" w:space="0" w:color="auto"/>
                    <w:left w:val="none" w:sz="0" w:space="0" w:color="auto"/>
                    <w:bottom w:val="none" w:sz="0" w:space="0" w:color="auto"/>
                    <w:right w:val="none" w:sz="0" w:space="0" w:color="auto"/>
                  </w:divBdr>
                </w:div>
                <w:div w:id="195273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80321">
          <w:marLeft w:val="0"/>
          <w:marRight w:val="0"/>
          <w:marTop w:val="0"/>
          <w:marBottom w:val="0"/>
          <w:divBdr>
            <w:top w:val="none" w:sz="0" w:space="0" w:color="auto"/>
            <w:left w:val="none" w:sz="0" w:space="0" w:color="auto"/>
            <w:bottom w:val="none" w:sz="0" w:space="0" w:color="auto"/>
            <w:right w:val="none" w:sz="0" w:space="0" w:color="auto"/>
          </w:divBdr>
        </w:div>
        <w:div w:id="2057506725">
          <w:marLeft w:val="0"/>
          <w:marRight w:val="0"/>
          <w:marTop w:val="0"/>
          <w:marBottom w:val="0"/>
          <w:divBdr>
            <w:top w:val="none" w:sz="0" w:space="0" w:color="auto"/>
            <w:left w:val="none" w:sz="0" w:space="0" w:color="auto"/>
            <w:bottom w:val="none" w:sz="0" w:space="0" w:color="auto"/>
            <w:right w:val="none" w:sz="0" w:space="0" w:color="auto"/>
          </w:divBdr>
        </w:div>
      </w:divsChild>
    </w:div>
    <w:div w:id="235014494">
      <w:bodyDiv w:val="1"/>
      <w:marLeft w:val="0"/>
      <w:marRight w:val="0"/>
      <w:marTop w:val="0"/>
      <w:marBottom w:val="0"/>
      <w:divBdr>
        <w:top w:val="none" w:sz="0" w:space="0" w:color="auto"/>
        <w:left w:val="none" w:sz="0" w:space="0" w:color="auto"/>
        <w:bottom w:val="none" w:sz="0" w:space="0" w:color="auto"/>
        <w:right w:val="none" w:sz="0" w:space="0" w:color="auto"/>
      </w:divBdr>
    </w:div>
    <w:div w:id="255479914">
      <w:bodyDiv w:val="1"/>
      <w:marLeft w:val="0"/>
      <w:marRight w:val="0"/>
      <w:marTop w:val="0"/>
      <w:marBottom w:val="0"/>
      <w:divBdr>
        <w:top w:val="none" w:sz="0" w:space="0" w:color="auto"/>
        <w:left w:val="none" w:sz="0" w:space="0" w:color="auto"/>
        <w:bottom w:val="none" w:sz="0" w:space="0" w:color="auto"/>
        <w:right w:val="none" w:sz="0" w:space="0" w:color="auto"/>
      </w:divBdr>
    </w:div>
    <w:div w:id="283855663">
      <w:bodyDiv w:val="1"/>
      <w:marLeft w:val="0"/>
      <w:marRight w:val="0"/>
      <w:marTop w:val="0"/>
      <w:marBottom w:val="0"/>
      <w:divBdr>
        <w:top w:val="none" w:sz="0" w:space="0" w:color="auto"/>
        <w:left w:val="none" w:sz="0" w:space="0" w:color="auto"/>
        <w:bottom w:val="none" w:sz="0" w:space="0" w:color="auto"/>
        <w:right w:val="none" w:sz="0" w:space="0" w:color="auto"/>
      </w:divBdr>
    </w:div>
    <w:div w:id="288586802">
      <w:bodyDiv w:val="1"/>
      <w:marLeft w:val="0"/>
      <w:marRight w:val="0"/>
      <w:marTop w:val="0"/>
      <w:marBottom w:val="0"/>
      <w:divBdr>
        <w:top w:val="none" w:sz="0" w:space="0" w:color="auto"/>
        <w:left w:val="none" w:sz="0" w:space="0" w:color="auto"/>
        <w:bottom w:val="none" w:sz="0" w:space="0" w:color="auto"/>
        <w:right w:val="none" w:sz="0" w:space="0" w:color="auto"/>
      </w:divBdr>
    </w:div>
    <w:div w:id="305401212">
      <w:bodyDiv w:val="1"/>
      <w:marLeft w:val="0"/>
      <w:marRight w:val="0"/>
      <w:marTop w:val="0"/>
      <w:marBottom w:val="0"/>
      <w:divBdr>
        <w:top w:val="none" w:sz="0" w:space="0" w:color="auto"/>
        <w:left w:val="none" w:sz="0" w:space="0" w:color="auto"/>
        <w:bottom w:val="none" w:sz="0" w:space="0" w:color="auto"/>
        <w:right w:val="none" w:sz="0" w:space="0" w:color="auto"/>
      </w:divBdr>
    </w:div>
    <w:div w:id="306016769">
      <w:bodyDiv w:val="1"/>
      <w:marLeft w:val="0"/>
      <w:marRight w:val="0"/>
      <w:marTop w:val="0"/>
      <w:marBottom w:val="0"/>
      <w:divBdr>
        <w:top w:val="none" w:sz="0" w:space="0" w:color="auto"/>
        <w:left w:val="none" w:sz="0" w:space="0" w:color="auto"/>
        <w:bottom w:val="none" w:sz="0" w:space="0" w:color="auto"/>
        <w:right w:val="none" w:sz="0" w:space="0" w:color="auto"/>
      </w:divBdr>
    </w:div>
    <w:div w:id="316539941">
      <w:bodyDiv w:val="1"/>
      <w:marLeft w:val="0"/>
      <w:marRight w:val="0"/>
      <w:marTop w:val="0"/>
      <w:marBottom w:val="0"/>
      <w:divBdr>
        <w:top w:val="none" w:sz="0" w:space="0" w:color="auto"/>
        <w:left w:val="none" w:sz="0" w:space="0" w:color="auto"/>
        <w:bottom w:val="none" w:sz="0" w:space="0" w:color="auto"/>
        <w:right w:val="none" w:sz="0" w:space="0" w:color="auto"/>
      </w:divBdr>
    </w:div>
    <w:div w:id="316694321">
      <w:bodyDiv w:val="1"/>
      <w:marLeft w:val="0"/>
      <w:marRight w:val="0"/>
      <w:marTop w:val="0"/>
      <w:marBottom w:val="0"/>
      <w:divBdr>
        <w:top w:val="none" w:sz="0" w:space="0" w:color="auto"/>
        <w:left w:val="none" w:sz="0" w:space="0" w:color="auto"/>
        <w:bottom w:val="none" w:sz="0" w:space="0" w:color="auto"/>
        <w:right w:val="none" w:sz="0" w:space="0" w:color="auto"/>
      </w:divBdr>
    </w:div>
    <w:div w:id="343869313">
      <w:bodyDiv w:val="1"/>
      <w:marLeft w:val="0"/>
      <w:marRight w:val="0"/>
      <w:marTop w:val="0"/>
      <w:marBottom w:val="0"/>
      <w:divBdr>
        <w:top w:val="none" w:sz="0" w:space="0" w:color="auto"/>
        <w:left w:val="none" w:sz="0" w:space="0" w:color="auto"/>
        <w:bottom w:val="none" w:sz="0" w:space="0" w:color="auto"/>
        <w:right w:val="none" w:sz="0" w:space="0" w:color="auto"/>
      </w:divBdr>
    </w:div>
    <w:div w:id="411396519">
      <w:bodyDiv w:val="1"/>
      <w:marLeft w:val="0"/>
      <w:marRight w:val="0"/>
      <w:marTop w:val="0"/>
      <w:marBottom w:val="0"/>
      <w:divBdr>
        <w:top w:val="none" w:sz="0" w:space="0" w:color="auto"/>
        <w:left w:val="none" w:sz="0" w:space="0" w:color="auto"/>
        <w:bottom w:val="none" w:sz="0" w:space="0" w:color="auto"/>
        <w:right w:val="none" w:sz="0" w:space="0" w:color="auto"/>
      </w:divBdr>
    </w:div>
    <w:div w:id="420682817">
      <w:bodyDiv w:val="1"/>
      <w:marLeft w:val="0"/>
      <w:marRight w:val="0"/>
      <w:marTop w:val="0"/>
      <w:marBottom w:val="0"/>
      <w:divBdr>
        <w:top w:val="none" w:sz="0" w:space="0" w:color="auto"/>
        <w:left w:val="none" w:sz="0" w:space="0" w:color="auto"/>
        <w:bottom w:val="none" w:sz="0" w:space="0" w:color="auto"/>
        <w:right w:val="none" w:sz="0" w:space="0" w:color="auto"/>
      </w:divBdr>
    </w:div>
    <w:div w:id="421995017">
      <w:bodyDiv w:val="1"/>
      <w:marLeft w:val="0"/>
      <w:marRight w:val="0"/>
      <w:marTop w:val="0"/>
      <w:marBottom w:val="0"/>
      <w:divBdr>
        <w:top w:val="none" w:sz="0" w:space="0" w:color="auto"/>
        <w:left w:val="none" w:sz="0" w:space="0" w:color="auto"/>
        <w:bottom w:val="none" w:sz="0" w:space="0" w:color="auto"/>
        <w:right w:val="none" w:sz="0" w:space="0" w:color="auto"/>
      </w:divBdr>
    </w:div>
    <w:div w:id="478418932">
      <w:bodyDiv w:val="1"/>
      <w:marLeft w:val="0"/>
      <w:marRight w:val="0"/>
      <w:marTop w:val="0"/>
      <w:marBottom w:val="0"/>
      <w:divBdr>
        <w:top w:val="none" w:sz="0" w:space="0" w:color="auto"/>
        <w:left w:val="none" w:sz="0" w:space="0" w:color="auto"/>
        <w:bottom w:val="none" w:sz="0" w:space="0" w:color="auto"/>
        <w:right w:val="none" w:sz="0" w:space="0" w:color="auto"/>
      </w:divBdr>
    </w:div>
    <w:div w:id="515264696">
      <w:bodyDiv w:val="1"/>
      <w:marLeft w:val="0"/>
      <w:marRight w:val="0"/>
      <w:marTop w:val="0"/>
      <w:marBottom w:val="0"/>
      <w:divBdr>
        <w:top w:val="none" w:sz="0" w:space="0" w:color="auto"/>
        <w:left w:val="none" w:sz="0" w:space="0" w:color="auto"/>
        <w:bottom w:val="none" w:sz="0" w:space="0" w:color="auto"/>
        <w:right w:val="none" w:sz="0" w:space="0" w:color="auto"/>
      </w:divBdr>
    </w:div>
    <w:div w:id="529882732">
      <w:bodyDiv w:val="1"/>
      <w:marLeft w:val="0"/>
      <w:marRight w:val="0"/>
      <w:marTop w:val="0"/>
      <w:marBottom w:val="0"/>
      <w:divBdr>
        <w:top w:val="none" w:sz="0" w:space="0" w:color="auto"/>
        <w:left w:val="none" w:sz="0" w:space="0" w:color="auto"/>
        <w:bottom w:val="none" w:sz="0" w:space="0" w:color="auto"/>
        <w:right w:val="none" w:sz="0" w:space="0" w:color="auto"/>
      </w:divBdr>
    </w:div>
    <w:div w:id="563954994">
      <w:bodyDiv w:val="1"/>
      <w:marLeft w:val="0"/>
      <w:marRight w:val="0"/>
      <w:marTop w:val="0"/>
      <w:marBottom w:val="0"/>
      <w:divBdr>
        <w:top w:val="none" w:sz="0" w:space="0" w:color="auto"/>
        <w:left w:val="none" w:sz="0" w:space="0" w:color="auto"/>
        <w:bottom w:val="none" w:sz="0" w:space="0" w:color="auto"/>
        <w:right w:val="none" w:sz="0" w:space="0" w:color="auto"/>
      </w:divBdr>
    </w:div>
    <w:div w:id="579826430">
      <w:bodyDiv w:val="1"/>
      <w:marLeft w:val="0"/>
      <w:marRight w:val="0"/>
      <w:marTop w:val="0"/>
      <w:marBottom w:val="0"/>
      <w:divBdr>
        <w:top w:val="none" w:sz="0" w:space="0" w:color="auto"/>
        <w:left w:val="none" w:sz="0" w:space="0" w:color="auto"/>
        <w:bottom w:val="none" w:sz="0" w:space="0" w:color="auto"/>
        <w:right w:val="none" w:sz="0" w:space="0" w:color="auto"/>
      </w:divBdr>
    </w:div>
    <w:div w:id="648679800">
      <w:bodyDiv w:val="1"/>
      <w:marLeft w:val="0"/>
      <w:marRight w:val="0"/>
      <w:marTop w:val="0"/>
      <w:marBottom w:val="0"/>
      <w:divBdr>
        <w:top w:val="none" w:sz="0" w:space="0" w:color="auto"/>
        <w:left w:val="none" w:sz="0" w:space="0" w:color="auto"/>
        <w:bottom w:val="none" w:sz="0" w:space="0" w:color="auto"/>
        <w:right w:val="none" w:sz="0" w:space="0" w:color="auto"/>
      </w:divBdr>
      <w:divsChild>
        <w:div w:id="431509931">
          <w:marLeft w:val="0"/>
          <w:marRight w:val="0"/>
          <w:marTop w:val="0"/>
          <w:marBottom w:val="0"/>
          <w:divBdr>
            <w:top w:val="none" w:sz="0" w:space="0" w:color="auto"/>
            <w:left w:val="none" w:sz="0" w:space="0" w:color="auto"/>
            <w:bottom w:val="none" w:sz="0" w:space="0" w:color="auto"/>
            <w:right w:val="none" w:sz="0" w:space="0" w:color="auto"/>
          </w:divBdr>
        </w:div>
      </w:divsChild>
    </w:div>
    <w:div w:id="676663751">
      <w:bodyDiv w:val="1"/>
      <w:marLeft w:val="0"/>
      <w:marRight w:val="0"/>
      <w:marTop w:val="0"/>
      <w:marBottom w:val="0"/>
      <w:divBdr>
        <w:top w:val="none" w:sz="0" w:space="0" w:color="auto"/>
        <w:left w:val="none" w:sz="0" w:space="0" w:color="auto"/>
        <w:bottom w:val="none" w:sz="0" w:space="0" w:color="auto"/>
        <w:right w:val="none" w:sz="0" w:space="0" w:color="auto"/>
      </w:divBdr>
    </w:div>
    <w:div w:id="698512006">
      <w:bodyDiv w:val="1"/>
      <w:marLeft w:val="0"/>
      <w:marRight w:val="0"/>
      <w:marTop w:val="0"/>
      <w:marBottom w:val="0"/>
      <w:divBdr>
        <w:top w:val="none" w:sz="0" w:space="0" w:color="auto"/>
        <w:left w:val="none" w:sz="0" w:space="0" w:color="auto"/>
        <w:bottom w:val="none" w:sz="0" w:space="0" w:color="auto"/>
        <w:right w:val="none" w:sz="0" w:space="0" w:color="auto"/>
      </w:divBdr>
    </w:div>
    <w:div w:id="718748701">
      <w:bodyDiv w:val="1"/>
      <w:marLeft w:val="0"/>
      <w:marRight w:val="0"/>
      <w:marTop w:val="0"/>
      <w:marBottom w:val="0"/>
      <w:divBdr>
        <w:top w:val="none" w:sz="0" w:space="0" w:color="auto"/>
        <w:left w:val="none" w:sz="0" w:space="0" w:color="auto"/>
        <w:bottom w:val="none" w:sz="0" w:space="0" w:color="auto"/>
        <w:right w:val="none" w:sz="0" w:space="0" w:color="auto"/>
      </w:divBdr>
      <w:divsChild>
        <w:div w:id="1073309281">
          <w:marLeft w:val="0"/>
          <w:marRight w:val="0"/>
          <w:marTop w:val="0"/>
          <w:marBottom w:val="0"/>
          <w:divBdr>
            <w:top w:val="none" w:sz="0" w:space="0" w:color="auto"/>
            <w:left w:val="none" w:sz="0" w:space="0" w:color="auto"/>
            <w:bottom w:val="none" w:sz="0" w:space="0" w:color="auto"/>
            <w:right w:val="none" w:sz="0" w:space="0" w:color="auto"/>
          </w:divBdr>
        </w:div>
        <w:div w:id="1226649599">
          <w:marLeft w:val="0"/>
          <w:marRight w:val="0"/>
          <w:marTop w:val="0"/>
          <w:marBottom w:val="0"/>
          <w:divBdr>
            <w:top w:val="none" w:sz="0" w:space="0" w:color="auto"/>
            <w:left w:val="none" w:sz="0" w:space="0" w:color="auto"/>
            <w:bottom w:val="none" w:sz="0" w:space="0" w:color="auto"/>
            <w:right w:val="none" w:sz="0" w:space="0" w:color="auto"/>
          </w:divBdr>
        </w:div>
        <w:div w:id="1833061413">
          <w:marLeft w:val="0"/>
          <w:marRight w:val="0"/>
          <w:marTop w:val="0"/>
          <w:marBottom w:val="0"/>
          <w:divBdr>
            <w:top w:val="none" w:sz="0" w:space="0" w:color="auto"/>
            <w:left w:val="none" w:sz="0" w:space="0" w:color="auto"/>
            <w:bottom w:val="none" w:sz="0" w:space="0" w:color="auto"/>
            <w:right w:val="none" w:sz="0" w:space="0" w:color="auto"/>
          </w:divBdr>
        </w:div>
        <w:div w:id="1857233187">
          <w:marLeft w:val="0"/>
          <w:marRight w:val="0"/>
          <w:marTop w:val="0"/>
          <w:marBottom w:val="0"/>
          <w:divBdr>
            <w:top w:val="none" w:sz="0" w:space="0" w:color="auto"/>
            <w:left w:val="none" w:sz="0" w:space="0" w:color="auto"/>
            <w:bottom w:val="none" w:sz="0" w:space="0" w:color="auto"/>
            <w:right w:val="none" w:sz="0" w:space="0" w:color="auto"/>
          </w:divBdr>
        </w:div>
      </w:divsChild>
    </w:div>
    <w:div w:id="762915753">
      <w:bodyDiv w:val="1"/>
      <w:marLeft w:val="0"/>
      <w:marRight w:val="0"/>
      <w:marTop w:val="0"/>
      <w:marBottom w:val="0"/>
      <w:divBdr>
        <w:top w:val="none" w:sz="0" w:space="0" w:color="auto"/>
        <w:left w:val="none" w:sz="0" w:space="0" w:color="auto"/>
        <w:bottom w:val="none" w:sz="0" w:space="0" w:color="auto"/>
        <w:right w:val="none" w:sz="0" w:space="0" w:color="auto"/>
      </w:divBdr>
    </w:div>
    <w:div w:id="784153122">
      <w:bodyDiv w:val="1"/>
      <w:marLeft w:val="0"/>
      <w:marRight w:val="0"/>
      <w:marTop w:val="0"/>
      <w:marBottom w:val="0"/>
      <w:divBdr>
        <w:top w:val="none" w:sz="0" w:space="0" w:color="auto"/>
        <w:left w:val="none" w:sz="0" w:space="0" w:color="auto"/>
        <w:bottom w:val="none" w:sz="0" w:space="0" w:color="auto"/>
        <w:right w:val="none" w:sz="0" w:space="0" w:color="auto"/>
      </w:divBdr>
    </w:div>
    <w:div w:id="797142157">
      <w:bodyDiv w:val="1"/>
      <w:marLeft w:val="0"/>
      <w:marRight w:val="0"/>
      <w:marTop w:val="0"/>
      <w:marBottom w:val="0"/>
      <w:divBdr>
        <w:top w:val="none" w:sz="0" w:space="0" w:color="auto"/>
        <w:left w:val="none" w:sz="0" w:space="0" w:color="auto"/>
        <w:bottom w:val="none" w:sz="0" w:space="0" w:color="auto"/>
        <w:right w:val="none" w:sz="0" w:space="0" w:color="auto"/>
      </w:divBdr>
      <w:divsChild>
        <w:div w:id="1697924302">
          <w:marLeft w:val="0"/>
          <w:marRight w:val="0"/>
          <w:marTop w:val="0"/>
          <w:marBottom w:val="0"/>
          <w:divBdr>
            <w:top w:val="none" w:sz="0" w:space="0" w:color="auto"/>
            <w:left w:val="none" w:sz="0" w:space="0" w:color="auto"/>
            <w:bottom w:val="none" w:sz="0" w:space="0" w:color="auto"/>
            <w:right w:val="none" w:sz="0" w:space="0" w:color="auto"/>
          </w:divBdr>
          <w:divsChild>
            <w:div w:id="474296791">
              <w:marLeft w:val="0"/>
              <w:marRight w:val="0"/>
              <w:marTop w:val="0"/>
              <w:marBottom w:val="0"/>
              <w:divBdr>
                <w:top w:val="none" w:sz="0" w:space="0" w:color="auto"/>
                <w:left w:val="none" w:sz="0" w:space="0" w:color="auto"/>
                <w:bottom w:val="none" w:sz="0" w:space="0" w:color="auto"/>
                <w:right w:val="none" w:sz="0" w:space="0" w:color="auto"/>
              </w:divBdr>
            </w:div>
            <w:div w:id="535778104">
              <w:marLeft w:val="0"/>
              <w:marRight w:val="0"/>
              <w:marTop w:val="0"/>
              <w:marBottom w:val="0"/>
              <w:divBdr>
                <w:top w:val="none" w:sz="0" w:space="0" w:color="auto"/>
                <w:left w:val="none" w:sz="0" w:space="0" w:color="auto"/>
                <w:bottom w:val="none" w:sz="0" w:space="0" w:color="auto"/>
                <w:right w:val="none" w:sz="0" w:space="0" w:color="auto"/>
              </w:divBdr>
            </w:div>
            <w:div w:id="669987137">
              <w:marLeft w:val="0"/>
              <w:marRight w:val="0"/>
              <w:marTop w:val="0"/>
              <w:marBottom w:val="0"/>
              <w:divBdr>
                <w:top w:val="none" w:sz="0" w:space="0" w:color="auto"/>
                <w:left w:val="none" w:sz="0" w:space="0" w:color="auto"/>
                <w:bottom w:val="none" w:sz="0" w:space="0" w:color="auto"/>
                <w:right w:val="none" w:sz="0" w:space="0" w:color="auto"/>
              </w:divBdr>
            </w:div>
            <w:div w:id="875432059">
              <w:marLeft w:val="0"/>
              <w:marRight w:val="0"/>
              <w:marTop w:val="0"/>
              <w:marBottom w:val="0"/>
              <w:divBdr>
                <w:top w:val="none" w:sz="0" w:space="0" w:color="auto"/>
                <w:left w:val="none" w:sz="0" w:space="0" w:color="auto"/>
                <w:bottom w:val="none" w:sz="0" w:space="0" w:color="auto"/>
                <w:right w:val="none" w:sz="0" w:space="0" w:color="auto"/>
              </w:divBdr>
            </w:div>
            <w:div w:id="185999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33987">
      <w:bodyDiv w:val="1"/>
      <w:marLeft w:val="0"/>
      <w:marRight w:val="0"/>
      <w:marTop w:val="0"/>
      <w:marBottom w:val="0"/>
      <w:divBdr>
        <w:top w:val="none" w:sz="0" w:space="0" w:color="auto"/>
        <w:left w:val="none" w:sz="0" w:space="0" w:color="auto"/>
        <w:bottom w:val="none" w:sz="0" w:space="0" w:color="auto"/>
        <w:right w:val="none" w:sz="0" w:space="0" w:color="auto"/>
      </w:divBdr>
    </w:div>
    <w:div w:id="801733325">
      <w:bodyDiv w:val="1"/>
      <w:marLeft w:val="0"/>
      <w:marRight w:val="0"/>
      <w:marTop w:val="0"/>
      <w:marBottom w:val="0"/>
      <w:divBdr>
        <w:top w:val="none" w:sz="0" w:space="0" w:color="auto"/>
        <w:left w:val="none" w:sz="0" w:space="0" w:color="auto"/>
        <w:bottom w:val="none" w:sz="0" w:space="0" w:color="auto"/>
        <w:right w:val="none" w:sz="0" w:space="0" w:color="auto"/>
      </w:divBdr>
    </w:div>
    <w:div w:id="846987483">
      <w:bodyDiv w:val="1"/>
      <w:marLeft w:val="0"/>
      <w:marRight w:val="0"/>
      <w:marTop w:val="0"/>
      <w:marBottom w:val="0"/>
      <w:divBdr>
        <w:top w:val="none" w:sz="0" w:space="0" w:color="auto"/>
        <w:left w:val="none" w:sz="0" w:space="0" w:color="auto"/>
        <w:bottom w:val="none" w:sz="0" w:space="0" w:color="auto"/>
        <w:right w:val="none" w:sz="0" w:space="0" w:color="auto"/>
      </w:divBdr>
    </w:div>
    <w:div w:id="852039998">
      <w:bodyDiv w:val="1"/>
      <w:marLeft w:val="0"/>
      <w:marRight w:val="0"/>
      <w:marTop w:val="0"/>
      <w:marBottom w:val="0"/>
      <w:divBdr>
        <w:top w:val="none" w:sz="0" w:space="0" w:color="auto"/>
        <w:left w:val="none" w:sz="0" w:space="0" w:color="auto"/>
        <w:bottom w:val="none" w:sz="0" w:space="0" w:color="auto"/>
        <w:right w:val="none" w:sz="0" w:space="0" w:color="auto"/>
      </w:divBdr>
    </w:div>
    <w:div w:id="925725315">
      <w:bodyDiv w:val="1"/>
      <w:marLeft w:val="0"/>
      <w:marRight w:val="0"/>
      <w:marTop w:val="0"/>
      <w:marBottom w:val="0"/>
      <w:divBdr>
        <w:top w:val="none" w:sz="0" w:space="0" w:color="auto"/>
        <w:left w:val="none" w:sz="0" w:space="0" w:color="auto"/>
        <w:bottom w:val="none" w:sz="0" w:space="0" w:color="auto"/>
        <w:right w:val="none" w:sz="0" w:space="0" w:color="auto"/>
      </w:divBdr>
    </w:div>
    <w:div w:id="950356972">
      <w:bodyDiv w:val="1"/>
      <w:marLeft w:val="0"/>
      <w:marRight w:val="0"/>
      <w:marTop w:val="0"/>
      <w:marBottom w:val="0"/>
      <w:divBdr>
        <w:top w:val="none" w:sz="0" w:space="0" w:color="auto"/>
        <w:left w:val="none" w:sz="0" w:space="0" w:color="auto"/>
        <w:bottom w:val="none" w:sz="0" w:space="0" w:color="auto"/>
        <w:right w:val="none" w:sz="0" w:space="0" w:color="auto"/>
      </w:divBdr>
      <w:divsChild>
        <w:div w:id="3172267">
          <w:marLeft w:val="0"/>
          <w:marRight w:val="0"/>
          <w:marTop w:val="0"/>
          <w:marBottom w:val="0"/>
          <w:divBdr>
            <w:top w:val="none" w:sz="0" w:space="0" w:color="auto"/>
            <w:left w:val="none" w:sz="0" w:space="0" w:color="auto"/>
            <w:bottom w:val="none" w:sz="0" w:space="0" w:color="auto"/>
            <w:right w:val="none" w:sz="0" w:space="0" w:color="auto"/>
          </w:divBdr>
        </w:div>
      </w:divsChild>
    </w:div>
    <w:div w:id="973750230">
      <w:bodyDiv w:val="1"/>
      <w:marLeft w:val="0"/>
      <w:marRight w:val="0"/>
      <w:marTop w:val="0"/>
      <w:marBottom w:val="0"/>
      <w:divBdr>
        <w:top w:val="none" w:sz="0" w:space="0" w:color="auto"/>
        <w:left w:val="none" w:sz="0" w:space="0" w:color="auto"/>
        <w:bottom w:val="none" w:sz="0" w:space="0" w:color="auto"/>
        <w:right w:val="none" w:sz="0" w:space="0" w:color="auto"/>
      </w:divBdr>
    </w:div>
    <w:div w:id="976689412">
      <w:bodyDiv w:val="1"/>
      <w:marLeft w:val="0"/>
      <w:marRight w:val="0"/>
      <w:marTop w:val="0"/>
      <w:marBottom w:val="0"/>
      <w:divBdr>
        <w:top w:val="none" w:sz="0" w:space="0" w:color="auto"/>
        <w:left w:val="none" w:sz="0" w:space="0" w:color="auto"/>
        <w:bottom w:val="none" w:sz="0" w:space="0" w:color="auto"/>
        <w:right w:val="none" w:sz="0" w:space="0" w:color="auto"/>
      </w:divBdr>
    </w:div>
    <w:div w:id="1001205144">
      <w:bodyDiv w:val="1"/>
      <w:marLeft w:val="0"/>
      <w:marRight w:val="0"/>
      <w:marTop w:val="0"/>
      <w:marBottom w:val="0"/>
      <w:divBdr>
        <w:top w:val="none" w:sz="0" w:space="0" w:color="auto"/>
        <w:left w:val="none" w:sz="0" w:space="0" w:color="auto"/>
        <w:bottom w:val="none" w:sz="0" w:space="0" w:color="auto"/>
        <w:right w:val="none" w:sz="0" w:space="0" w:color="auto"/>
      </w:divBdr>
    </w:div>
    <w:div w:id="1047680972">
      <w:bodyDiv w:val="1"/>
      <w:marLeft w:val="0"/>
      <w:marRight w:val="0"/>
      <w:marTop w:val="0"/>
      <w:marBottom w:val="0"/>
      <w:divBdr>
        <w:top w:val="none" w:sz="0" w:space="0" w:color="auto"/>
        <w:left w:val="none" w:sz="0" w:space="0" w:color="auto"/>
        <w:bottom w:val="none" w:sz="0" w:space="0" w:color="auto"/>
        <w:right w:val="none" w:sz="0" w:space="0" w:color="auto"/>
      </w:divBdr>
    </w:div>
    <w:div w:id="1160003713">
      <w:bodyDiv w:val="1"/>
      <w:marLeft w:val="0"/>
      <w:marRight w:val="0"/>
      <w:marTop w:val="0"/>
      <w:marBottom w:val="0"/>
      <w:divBdr>
        <w:top w:val="none" w:sz="0" w:space="0" w:color="auto"/>
        <w:left w:val="none" w:sz="0" w:space="0" w:color="auto"/>
        <w:bottom w:val="none" w:sz="0" w:space="0" w:color="auto"/>
        <w:right w:val="none" w:sz="0" w:space="0" w:color="auto"/>
      </w:divBdr>
    </w:div>
    <w:div w:id="1180655189">
      <w:bodyDiv w:val="1"/>
      <w:marLeft w:val="0"/>
      <w:marRight w:val="0"/>
      <w:marTop w:val="0"/>
      <w:marBottom w:val="0"/>
      <w:divBdr>
        <w:top w:val="none" w:sz="0" w:space="0" w:color="auto"/>
        <w:left w:val="none" w:sz="0" w:space="0" w:color="auto"/>
        <w:bottom w:val="none" w:sz="0" w:space="0" w:color="auto"/>
        <w:right w:val="none" w:sz="0" w:space="0" w:color="auto"/>
      </w:divBdr>
    </w:div>
    <w:div w:id="1196968667">
      <w:bodyDiv w:val="1"/>
      <w:marLeft w:val="0"/>
      <w:marRight w:val="0"/>
      <w:marTop w:val="0"/>
      <w:marBottom w:val="0"/>
      <w:divBdr>
        <w:top w:val="none" w:sz="0" w:space="0" w:color="auto"/>
        <w:left w:val="none" w:sz="0" w:space="0" w:color="auto"/>
        <w:bottom w:val="none" w:sz="0" w:space="0" w:color="auto"/>
        <w:right w:val="none" w:sz="0" w:space="0" w:color="auto"/>
      </w:divBdr>
    </w:div>
    <w:div w:id="1245871340">
      <w:bodyDiv w:val="1"/>
      <w:marLeft w:val="0"/>
      <w:marRight w:val="0"/>
      <w:marTop w:val="0"/>
      <w:marBottom w:val="0"/>
      <w:divBdr>
        <w:top w:val="none" w:sz="0" w:space="0" w:color="auto"/>
        <w:left w:val="none" w:sz="0" w:space="0" w:color="auto"/>
        <w:bottom w:val="none" w:sz="0" w:space="0" w:color="auto"/>
        <w:right w:val="none" w:sz="0" w:space="0" w:color="auto"/>
      </w:divBdr>
    </w:div>
    <w:div w:id="1352875208">
      <w:bodyDiv w:val="1"/>
      <w:marLeft w:val="0"/>
      <w:marRight w:val="0"/>
      <w:marTop w:val="0"/>
      <w:marBottom w:val="0"/>
      <w:divBdr>
        <w:top w:val="none" w:sz="0" w:space="0" w:color="auto"/>
        <w:left w:val="none" w:sz="0" w:space="0" w:color="auto"/>
        <w:bottom w:val="none" w:sz="0" w:space="0" w:color="auto"/>
        <w:right w:val="none" w:sz="0" w:space="0" w:color="auto"/>
      </w:divBdr>
    </w:div>
    <w:div w:id="1359041632">
      <w:bodyDiv w:val="1"/>
      <w:marLeft w:val="0"/>
      <w:marRight w:val="0"/>
      <w:marTop w:val="0"/>
      <w:marBottom w:val="0"/>
      <w:divBdr>
        <w:top w:val="none" w:sz="0" w:space="0" w:color="auto"/>
        <w:left w:val="none" w:sz="0" w:space="0" w:color="auto"/>
        <w:bottom w:val="none" w:sz="0" w:space="0" w:color="auto"/>
        <w:right w:val="none" w:sz="0" w:space="0" w:color="auto"/>
      </w:divBdr>
    </w:div>
    <w:div w:id="1365868182">
      <w:bodyDiv w:val="1"/>
      <w:marLeft w:val="0"/>
      <w:marRight w:val="0"/>
      <w:marTop w:val="0"/>
      <w:marBottom w:val="0"/>
      <w:divBdr>
        <w:top w:val="none" w:sz="0" w:space="0" w:color="auto"/>
        <w:left w:val="none" w:sz="0" w:space="0" w:color="auto"/>
        <w:bottom w:val="none" w:sz="0" w:space="0" w:color="auto"/>
        <w:right w:val="none" w:sz="0" w:space="0" w:color="auto"/>
      </w:divBdr>
    </w:div>
    <w:div w:id="1409570808">
      <w:bodyDiv w:val="1"/>
      <w:marLeft w:val="0"/>
      <w:marRight w:val="0"/>
      <w:marTop w:val="0"/>
      <w:marBottom w:val="0"/>
      <w:divBdr>
        <w:top w:val="none" w:sz="0" w:space="0" w:color="auto"/>
        <w:left w:val="none" w:sz="0" w:space="0" w:color="auto"/>
        <w:bottom w:val="none" w:sz="0" w:space="0" w:color="auto"/>
        <w:right w:val="none" w:sz="0" w:space="0" w:color="auto"/>
      </w:divBdr>
    </w:div>
    <w:div w:id="1410663448">
      <w:bodyDiv w:val="1"/>
      <w:marLeft w:val="0"/>
      <w:marRight w:val="0"/>
      <w:marTop w:val="0"/>
      <w:marBottom w:val="0"/>
      <w:divBdr>
        <w:top w:val="none" w:sz="0" w:space="0" w:color="auto"/>
        <w:left w:val="none" w:sz="0" w:space="0" w:color="auto"/>
        <w:bottom w:val="none" w:sz="0" w:space="0" w:color="auto"/>
        <w:right w:val="none" w:sz="0" w:space="0" w:color="auto"/>
      </w:divBdr>
    </w:div>
    <w:div w:id="1413233102">
      <w:bodyDiv w:val="1"/>
      <w:marLeft w:val="0"/>
      <w:marRight w:val="0"/>
      <w:marTop w:val="0"/>
      <w:marBottom w:val="0"/>
      <w:divBdr>
        <w:top w:val="none" w:sz="0" w:space="0" w:color="auto"/>
        <w:left w:val="none" w:sz="0" w:space="0" w:color="auto"/>
        <w:bottom w:val="none" w:sz="0" w:space="0" w:color="auto"/>
        <w:right w:val="none" w:sz="0" w:space="0" w:color="auto"/>
      </w:divBdr>
    </w:div>
    <w:div w:id="1431270372">
      <w:bodyDiv w:val="1"/>
      <w:marLeft w:val="0"/>
      <w:marRight w:val="0"/>
      <w:marTop w:val="0"/>
      <w:marBottom w:val="0"/>
      <w:divBdr>
        <w:top w:val="none" w:sz="0" w:space="0" w:color="auto"/>
        <w:left w:val="none" w:sz="0" w:space="0" w:color="auto"/>
        <w:bottom w:val="none" w:sz="0" w:space="0" w:color="auto"/>
        <w:right w:val="none" w:sz="0" w:space="0" w:color="auto"/>
      </w:divBdr>
    </w:div>
    <w:div w:id="1443915000">
      <w:bodyDiv w:val="1"/>
      <w:marLeft w:val="0"/>
      <w:marRight w:val="0"/>
      <w:marTop w:val="0"/>
      <w:marBottom w:val="0"/>
      <w:divBdr>
        <w:top w:val="none" w:sz="0" w:space="0" w:color="auto"/>
        <w:left w:val="none" w:sz="0" w:space="0" w:color="auto"/>
        <w:bottom w:val="none" w:sz="0" w:space="0" w:color="auto"/>
        <w:right w:val="none" w:sz="0" w:space="0" w:color="auto"/>
      </w:divBdr>
    </w:div>
    <w:div w:id="1472867382">
      <w:bodyDiv w:val="1"/>
      <w:marLeft w:val="0"/>
      <w:marRight w:val="0"/>
      <w:marTop w:val="0"/>
      <w:marBottom w:val="0"/>
      <w:divBdr>
        <w:top w:val="none" w:sz="0" w:space="0" w:color="auto"/>
        <w:left w:val="none" w:sz="0" w:space="0" w:color="auto"/>
        <w:bottom w:val="none" w:sz="0" w:space="0" w:color="auto"/>
        <w:right w:val="none" w:sz="0" w:space="0" w:color="auto"/>
      </w:divBdr>
    </w:div>
    <w:div w:id="1502239796">
      <w:bodyDiv w:val="1"/>
      <w:marLeft w:val="0"/>
      <w:marRight w:val="0"/>
      <w:marTop w:val="0"/>
      <w:marBottom w:val="0"/>
      <w:divBdr>
        <w:top w:val="none" w:sz="0" w:space="0" w:color="auto"/>
        <w:left w:val="none" w:sz="0" w:space="0" w:color="auto"/>
        <w:bottom w:val="none" w:sz="0" w:space="0" w:color="auto"/>
        <w:right w:val="none" w:sz="0" w:space="0" w:color="auto"/>
      </w:divBdr>
    </w:div>
    <w:div w:id="1605772596">
      <w:bodyDiv w:val="1"/>
      <w:marLeft w:val="0"/>
      <w:marRight w:val="0"/>
      <w:marTop w:val="0"/>
      <w:marBottom w:val="0"/>
      <w:divBdr>
        <w:top w:val="none" w:sz="0" w:space="0" w:color="auto"/>
        <w:left w:val="none" w:sz="0" w:space="0" w:color="auto"/>
        <w:bottom w:val="none" w:sz="0" w:space="0" w:color="auto"/>
        <w:right w:val="none" w:sz="0" w:space="0" w:color="auto"/>
      </w:divBdr>
    </w:div>
    <w:div w:id="1623800359">
      <w:bodyDiv w:val="1"/>
      <w:marLeft w:val="0"/>
      <w:marRight w:val="0"/>
      <w:marTop w:val="0"/>
      <w:marBottom w:val="0"/>
      <w:divBdr>
        <w:top w:val="none" w:sz="0" w:space="0" w:color="auto"/>
        <w:left w:val="none" w:sz="0" w:space="0" w:color="auto"/>
        <w:bottom w:val="none" w:sz="0" w:space="0" w:color="auto"/>
        <w:right w:val="none" w:sz="0" w:space="0" w:color="auto"/>
      </w:divBdr>
    </w:div>
    <w:div w:id="1797718448">
      <w:bodyDiv w:val="1"/>
      <w:marLeft w:val="0"/>
      <w:marRight w:val="0"/>
      <w:marTop w:val="0"/>
      <w:marBottom w:val="0"/>
      <w:divBdr>
        <w:top w:val="none" w:sz="0" w:space="0" w:color="auto"/>
        <w:left w:val="none" w:sz="0" w:space="0" w:color="auto"/>
        <w:bottom w:val="none" w:sz="0" w:space="0" w:color="auto"/>
        <w:right w:val="none" w:sz="0" w:space="0" w:color="auto"/>
      </w:divBdr>
    </w:div>
    <w:div w:id="1818108016">
      <w:bodyDiv w:val="1"/>
      <w:marLeft w:val="0"/>
      <w:marRight w:val="0"/>
      <w:marTop w:val="0"/>
      <w:marBottom w:val="0"/>
      <w:divBdr>
        <w:top w:val="none" w:sz="0" w:space="0" w:color="auto"/>
        <w:left w:val="none" w:sz="0" w:space="0" w:color="auto"/>
        <w:bottom w:val="none" w:sz="0" w:space="0" w:color="auto"/>
        <w:right w:val="none" w:sz="0" w:space="0" w:color="auto"/>
      </w:divBdr>
    </w:div>
    <w:div w:id="1842115486">
      <w:bodyDiv w:val="1"/>
      <w:marLeft w:val="0"/>
      <w:marRight w:val="0"/>
      <w:marTop w:val="0"/>
      <w:marBottom w:val="0"/>
      <w:divBdr>
        <w:top w:val="none" w:sz="0" w:space="0" w:color="auto"/>
        <w:left w:val="none" w:sz="0" w:space="0" w:color="auto"/>
        <w:bottom w:val="none" w:sz="0" w:space="0" w:color="auto"/>
        <w:right w:val="none" w:sz="0" w:space="0" w:color="auto"/>
      </w:divBdr>
    </w:div>
    <w:div w:id="1863780358">
      <w:bodyDiv w:val="1"/>
      <w:marLeft w:val="0"/>
      <w:marRight w:val="0"/>
      <w:marTop w:val="0"/>
      <w:marBottom w:val="0"/>
      <w:divBdr>
        <w:top w:val="none" w:sz="0" w:space="0" w:color="auto"/>
        <w:left w:val="none" w:sz="0" w:space="0" w:color="auto"/>
        <w:bottom w:val="none" w:sz="0" w:space="0" w:color="auto"/>
        <w:right w:val="none" w:sz="0" w:space="0" w:color="auto"/>
      </w:divBdr>
    </w:div>
    <w:div w:id="1864438640">
      <w:bodyDiv w:val="1"/>
      <w:marLeft w:val="0"/>
      <w:marRight w:val="0"/>
      <w:marTop w:val="0"/>
      <w:marBottom w:val="0"/>
      <w:divBdr>
        <w:top w:val="none" w:sz="0" w:space="0" w:color="auto"/>
        <w:left w:val="none" w:sz="0" w:space="0" w:color="auto"/>
        <w:bottom w:val="none" w:sz="0" w:space="0" w:color="auto"/>
        <w:right w:val="none" w:sz="0" w:space="0" w:color="auto"/>
      </w:divBdr>
      <w:divsChild>
        <w:div w:id="772281255">
          <w:marLeft w:val="0"/>
          <w:marRight w:val="0"/>
          <w:marTop w:val="0"/>
          <w:marBottom w:val="0"/>
          <w:divBdr>
            <w:top w:val="none" w:sz="0" w:space="0" w:color="auto"/>
            <w:left w:val="none" w:sz="0" w:space="0" w:color="auto"/>
            <w:bottom w:val="none" w:sz="0" w:space="0" w:color="auto"/>
            <w:right w:val="none" w:sz="0" w:space="0" w:color="auto"/>
          </w:divBdr>
          <w:divsChild>
            <w:div w:id="188829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5992">
      <w:bodyDiv w:val="1"/>
      <w:marLeft w:val="0"/>
      <w:marRight w:val="0"/>
      <w:marTop w:val="0"/>
      <w:marBottom w:val="0"/>
      <w:divBdr>
        <w:top w:val="none" w:sz="0" w:space="0" w:color="auto"/>
        <w:left w:val="none" w:sz="0" w:space="0" w:color="auto"/>
        <w:bottom w:val="none" w:sz="0" w:space="0" w:color="auto"/>
        <w:right w:val="none" w:sz="0" w:space="0" w:color="auto"/>
      </w:divBdr>
    </w:div>
    <w:div w:id="1933053492">
      <w:bodyDiv w:val="1"/>
      <w:marLeft w:val="0"/>
      <w:marRight w:val="0"/>
      <w:marTop w:val="0"/>
      <w:marBottom w:val="0"/>
      <w:divBdr>
        <w:top w:val="none" w:sz="0" w:space="0" w:color="auto"/>
        <w:left w:val="none" w:sz="0" w:space="0" w:color="auto"/>
        <w:bottom w:val="none" w:sz="0" w:space="0" w:color="auto"/>
        <w:right w:val="none" w:sz="0" w:space="0" w:color="auto"/>
      </w:divBdr>
    </w:div>
    <w:div w:id="1955165802">
      <w:bodyDiv w:val="1"/>
      <w:marLeft w:val="0"/>
      <w:marRight w:val="0"/>
      <w:marTop w:val="0"/>
      <w:marBottom w:val="0"/>
      <w:divBdr>
        <w:top w:val="none" w:sz="0" w:space="0" w:color="auto"/>
        <w:left w:val="none" w:sz="0" w:space="0" w:color="auto"/>
        <w:bottom w:val="none" w:sz="0" w:space="0" w:color="auto"/>
        <w:right w:val="none" w:sz="0" w:space="0" w:color="auto"/>
      </w:divBdr>
    </w:div>
    <w:div w:id="1955743791">
      <w:bodyDiv w:val="1"/>
      <w:marLeft w:val="0"/>
      <w:marRight w:val="0"/>
      <w:marTop w:val="0"/>
      <w:marBottom w:val="0"/>
      <w:divBdr>
        <w:top w:val="none" w:sz="0" w:space="0" w:color="auto"/>
        <w:left w:val="none" w:sz="0" w:space="0" w:color="auto"/>
        <w:bottom w:val="none" w:sz="0" w:space="0" w:color="auto"/>
        <w:right w:val="none" w:sz="0" w:space="0" w:color="auto"/>
      </w:divBdr>
    </w:div>
    <w:div w:id="1997175890">
      <w:bodyDiv w:val="1"/>
      <w:marLeft w:val="0"/>
      <w:marRight w:val="0"/>
      <w:marTop w:val="0"/>
      <w:marBottom w:val="0"/>
      <w:divBdr>
        <w:top w:val="none" w:sz="0" w:space="0" w:color="auto"/>
        <w:left w:val="none" w:sz="0" w:space="0" w:color="auto"/>
        <w:bottom w:val="none" w:sz="0" w:space="0" w:color="auto"/>
        <w:right w:val="none" w:sz="0" w:space="0" w:color="auto"/>
      </w:divBdr>
    </w:div>
    <w:div w:id="2019573157">
      <w:bodyDiv w:val="1"/>
      <w:marLeft w:val="0"/>
      <w:marRight w:val="0"/>
      <w:marTop w:val="0"/>
      <w:marBottom w:val="0"/>
      <w:divBdr>
        <w:top w:val="none" w:sz="0" w:space="0" w:color="auto"/>
        <w:left w:val="none" w:sz="0" w:space="0" w:color="auto"/>
        <w:bottom w:val="none" w:sz="0" w:space="0" w:color="auto"/>
        <w:right w:val="none" w:sz="0" w:space="0" w:color="auto"/>
      </w:divBdr>
    </w:div>
    <w:div w:id="204192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javase/1.5.0/docs/guide/language/static-import.html" TargetMode="External"/><Relationship Id="rId13" Type="http://schemas.openxmlformats.org/officeDocument/2006/relationships/hyperlink" Target="http://localhost:8080"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docs.spring.io/spring-framework/docs/current/javadoc-api/org/springframework/context/annotation/Configuration.html" TargetMode="External"/><Relationship Id="rId42" Type="http://schemas.openxmlformats.org/officeDocument/2006/relationships/fontTable" Target="fontTable.xml"/><Relationship Id="rId7" Type="http://schemas.openxmlformats.org/officeDocument/2006/relationships/hyperlink" Target="https://github.com/jbloch/effective-java-3e-source-code" TargetMode="External"/><Relationship Id="rId12" Type="http://schemas.openxmlformats.org/officeDocument/2006/relationships/hyperlink" Target="http://stackoverflow.com/questions/26327957/should-java-8-getters-return-optional-type/26328555"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start.spring.io/" TargetMode="External"/><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baeldung.com/guice" TargetMode="External"/><Relationship Id="rId41" Type="http://schemas.openxmlformats.org/officeDocument/2006/relationships/hyperlink" Target="https://kotlinlang.org/docs/home.html" TargetMode="External"/><Relationship Id="rId1" Type="http://schemas.openxmlformats.org/officeDocument/2006/relationships/customXml" Target="../customXml/item1.xml"/><Relationship Id="rId6" Type="http://schemas.openxmlformats.org/officeDocument/2006/relationships/hyperlink" Target="https://www.educative.io/courses/learn-java-from-scratch" TargetMode="External"/><Relationship Id="rId11" Type="http://schemas.openxmlformats.org/officeDocument/2006/relationships/hyperlink" Target="https://www.geeksforgeeks.org/callable-future-java/"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5.png"/><Relationship Id="rId40" Type="http://schemas.openxmlformats.org/officeDocument/2006/relationships/hyperlink" Target="https://www.imaginarycloud.com/blog/kotlin-vs-java/" TargetMode="External"/><Relationship Id="rId5" Type="http://schemas.openxmlformats.org/officeDocument/2006/relationships/webSettings" Target="webSettings.xml"/><Relationship Id="rId15" Type="http://schemas.openxmlformats.org/officeDocument/2006/relationships/hyperlink" Target="http://localhost:8080/manager/text" TargetMode="External"/><Relationship Id="rId23" Type="http://schemas.openxmlformats.org/officeDocument/2006/relationships/image" Target="media/image9.png"/><Relationship Id="rId28" Type="http://schemas.openxmlformats.org/officeDocument/2006/relationships/hyperlink" Target="http://findbugs.sourceforge.net/" TargetMode="External"/><Relationship Id="rId36" Type="http://schemas.openxmlformats.org/officeDocument/2006/relationships/hyperlink" Target="https://docs.spring.io/spring-framework/docs/current/javadoc-api/org/springframework/context/annotation/Bean.html" TargetMode="External"/><Relationship Id="rId10" Type="http://schemas.openxmlformats.org/officeDocument/2006/relationships/hyperlink" Target="https://www.geeksforgeeks.org/asynchronous-synchronous-callbacks-java/" TargetMode="External"/><Relationship Id="rId19" Type="http://schemas.openxmlformats.org/officeDocument/2006/relationships/image" Target="media/image5.png"/><Relationship Id="rId31" Type="http://schemas.openxmlformats.org/officeDocument/2006/relationships/hyperlink" Target="https://justin.abrah.ms/misc/an-overview-of-guice-java-dependency-injection.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localhost:8080/manager/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baeldung.com/guice-spring-dependency-injection" TargetMode="External"/><Relationship Id="rId35" Type="http://schemas.openxmlformats.org/officeDocument/2006/relationships/hyperlink" Target="https://www.tutorialspoint.com/spring/spring_java_based_configuration.htm" TargetMode="External"/><Relationship Id="rId43"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Z:\MyFiles\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D3033-DF4B-4C9E-848B-AB92B4D74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MyDocumentTemplate.dotx</Template>
  <TotalTime>21514</TotalTime>
  <Pages>50</Pages>
  <Words>7202</Words>
  <Characters>41053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Sarah Ashri</cp:lastModifiedBy>
  <cp:revision>13</cp:revision>
  <dcterms:created xsi:type="dcterms:W3CDTF">2015-10-27T21:04:00Z</dcterms:created>
  <dcterms:modified xsi:type="dcterms:W3CDTF">2022-02-17T00:12:00Z</dcterms:modified>
</cp:coreProperties>
</file>